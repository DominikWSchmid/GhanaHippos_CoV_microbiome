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464F7F" w14:textId="06296387" w:rsidR="00362CF5" w:rsidRPr="000E3D97" w:rsidRDefault="00F0679B">
      <w:pPr>
        <w:rPr>
          <w:rFonts w:ascii="Arial" w:hAnsi="Arial" w:cs="Arial"/>
          <w:b/>
          <w:sz w:val="20"/>
          <w:szCs w:val="20"/>
        </w:rPr>
      </w:pPr>
      <w:r w:rsidRPr="000E3D97">
        <w:rPr>
          <w:rFonts w:ascii="Arial" w:hAnsi="Arial" w:cs="Arial"/>
          <w:b/>
          <w:sz w:val="20"/>
          <w:szCs w:val="20"/>
        </w:rPr>
        <w:t xml:space="preserve">Supplementary Information </w:t>
      </w:r>
    </w:p>
    <w:p w14:paraId="4A64A53C" w14:textId="09CA7810" w:rsidR="00F0679B" w:rsidRPr="008417AC" w:rsidDel="008417AC" w:rsidRDefault="00F0679B">
      <w:pPr>
        <w:rPr>
          <w:del w:id="0" w:author="Domink_S" w:date="2024-04-22T06:41:00Z"/>
          <w:rFonts w:ascii="Arial" w:hAnsi="Arial" w:cs="Arial"/>
          <w:b/>
          <w:szCs w:val="20"/>
          <w:rPrChange w:id="1" w:author="Domink_S" w:date="2024-04-22T06:41:00Z">
            <w:rPr>
              <w:del w:id="2" w:author="Domink_S" w:date="2024-04-22T06:41:00Z"/>
              <w:rFonts w:ascii="Arial" w:hAnsi="Arial" w:cs="Arial"/>
              <w:b/>
              <w:sz w:val="20"/>
              <w:szCs w:val="20"/>
            </w:rPr>
          </w:rPrChange>
        </w:rPr>
      </w:pPr>
    </w:p>
    <w:p w14:paraId="1223D06E" w14:textId="01ED5B0B" w:rsidR="00F0679B" w:rsidRPr="008417AC" w:rsidDel="008417AC" w:rsidRDefault="00F0679B" w:rsidP="00F0679B">
      <w:pPr>
        <w:rPr>
          <w:del w:id="3" w:author="Domink_S" w:date="2024-04-22T06:41:00Z"/>
          <w:rFonts w:ascii="Arial" w:hAnsi="Arial" w:cs="Arial"/>
          <w:b/>
          <w:szCs w:val="20"/>
          <w:rPrChange w:id="4" w:author="Domink_S" w:date="2024-04-22T06:41:00Z">
            <w:rPr>
              <w:del w:id="5" w:author="Domink_S" w:date="2024-04-22T06:41:00Z"/>
              <w:rFonts w:ascii="Arial" w:hAnsi="Arial" w:cs="Arial"/>
              <w:sz w:val="20"/>
              <w:szCs w:val="20"/>
            </w:rPr>
          </w:rPrChange>
        </w:rPr>
      </w:pPr>
      <w:del w:id="6" w:author="Domink_S" w:date="2024-04-22T06:41:00Z">
        <w:r w:rsidRPr="008417AC" w:rsidDel="008417AC">
          <w:rPr>
            <w:rFonts w:ascii="Arial" w:hAnsi="Arial" w:cs="Arial"/>
            <w:b/>
            <w:noProof/>
            <w:szCs w:val="20"/>
            <w:rPrChange w:id="7" w:author="Domink_S" w:date="2024-04-22T06:41:00Z">
              <w:rPr>
                <w:rFonts w:ascii="Arial" w:hAnsi="Arial" w:cs="Arial"/>
                <w:noProof/>
                <w:sz w:val="20"/>
                <w:szCs w:val="20"/>
              </w:rPr>
            </w:rPrChange>
          </w:rPr>
          <w:drawing>
            <wp:inline distT="0" distB="0" distL="0" distR="0" wp14:anchorId="139F2E3B" wp14:editId="5CBD403C">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del>
    </w:p>
    <w:p w14:paraId="02FFD971" w14:textId="376CA0BB" w:rsidR="00F0679B" w:rsidRPr="008417AC" w:rsidDel="008417AC" w:rsidRDefault="00F0679B" w:rsidP="008417AC">
      <w:pPr>
        <w:rPr>
          <w:del w:id="8" w:author="Domink_S" w:date="2024-04-22T06:41:00Z"/>
          <w:rFonts w:ascii="Arial" w:hAnsi="Arial" w:cs="Arial"/>
          <w:b/>
          <w:szCs w:val="20"/>
          <w:rPrChange w:id="9" w:author="Domink_S" w:date="2024-04-22T06:41:00Z">
            <w:rPr>
              <w:del w:id="10" w:author="Domink_S" w:date="2024-04-22T06:41:00Z"/>
              <w:rFonts w:ascii="Arial" w:hAnsi="Arial" w:cs="Arial"/>
              <w:sz w:val="20"/>
              <w:szCs w:val="20"/>
            </w:rPr>
          </w:rPrChange>
        </w:rPr>
        <w:pPrChange w:id="11" w:author="Domink_S" w:date="2024-04-22T06:41:00Z">
          <w:pPr>
            <w:jc w:val="center"/>
          </w:pPr>
        </w:pPrChange>
      </w:pPr>
    </w:p>
    <w:p w14:paraId="48032A4F" w14:textId="77777777" w:rsidR="0084093D" w:rsidRPr="008417AC" w:rsidRDefault="0084093D" w:rsidP="00F0679B">
      <w:pPr>
        <w:rPr>
          <w:rFonts w:ascii="Arial" w:hAnsi="Arial" w:cs="Arial"/>
          <w:b/>
          <w:sz w:val="28"/>
          <w:szCs w:val="20"/>
          <w:rPrChange w:id="12" w:author="Domink_S" w:date="2024-04-22T06:41:00Z">
            <w:rPr>
              <w:rFonts w:ascii="Arial" w:hAnsi="Arial" w:cs="Arial"/>
              <w:sz w:val="24"/>
              <w:szCs w:val="20"/>
            </w:rPr>
          </w:rPrChange>
        </w:rPr>
      </w:pPr>
      <w:r w:rsidRPr="008417AC">
        <w:rPr>
          <w:rFonts w:ascii="Arial" w:hAnsi="Arial" w:cs="Arial"/>
          <w:b/>
          <w:sz w:val="28"/>
          <w:szCs w:val="20"/>
          <w:rPrChange w:id="13" w:author="Domink_S" w:date="2024-04-22T06:41:00Z">
            <w:rPr>
              <w:rFonts w:ascii="Arial" w:hAnsi="Arial" w:cs="Arial"/>
              <w:sz w:val="24"/>
              <w:szCs w:val="20"/>
            </w:rPr>
          </w:rPrChange>
        </w:rPr>
        <w:t>SARS-related beta-coronavirus infection linked to gut microbial dysbiosis in bats</w:t>
      </w:r>
    </w:p>
    <w:p w14:paraId="7EF913DF" w14:textId="72732FF1" w:rsidR="00F0679B" w:rsidRPr="000E3D97" w:rsidRDefault="00F0679B" w:rsidP="00F0679B">
      <w:pPr>
        <w:rPr>
          <w:rFonts w:ascii="Arial" w:hAnsi="Arial" w:cs="Arial"/>
          <w:sz w:val="20"/>
          <w:szCs w:val="20"/>
        </w:rPr>
      </w:pPr>
      <w:r w:rsidRPr="000E3D97">
        <w:rPr>
          <w:rFonts w:ascii="Arial" w:hAnsi="Arial" w:cs="Arial"/>
          <w:sz w:val="20"/>
          <w:szCs w:val="20"/>
        </w:rPr>
        <w:t xml:space="preserve">Dominik W. Melville, Magdalena Meyer, Alice Risely, Kerstin Wilhelm, Heather J. Baldwin, Ebenezer K. Badu, Evans Ewald Nkrumah, Samuel Kingsley Oppong, Nina Schwensow, Marco Tschapka, Peter Vallo, Victor M. Corman, Christian Drosten, Simone Sommer </w:t>
      </w:r>
    </w:p>
    <w:p w14:paraId="347C4627" w14:textId="77777777" w:rsidR="00F0679B" w:rsidRPr="000E3D97" w:rsidRDefault="00F0679B">
      <w:pPr>
        <w:rPr>
          <w:rFonts w:ascii="Arial" w:hAnsi="Arial" w:cs="Arial"/>
          <w:b/>
          <w:sz w:val="20"/>
          <w:szCs w:val="20"/>
        </w:rPr>
      </w:pPr>
    </w:p>
    <w:p w14:paraId="1E9C0EA0" w14:textId="77777777" w:rsidR="00F0679B" w:rsidRPr="000E3D97" w:rsidRDefault="00F0679B">
      <w:pPr>
        <w:rPr>
          <w:rFonts w:ascii="Arial" w:hAnsi="Arial" w:cs="Arial"/>
          <w:b/>
          <w:sz w:val="20"/>
          <w:szCs w:val="20"/>
        </w:rPr>
      </w:pPr>
      <w:r w:rsidRPr="000E3D97">
        <w:rPr>
          <w:rFonts w:ascii="Arial" w:hAnsi="Arial" w:cs="Arial"/>
          <w:b/>
          <w:sz w:val="20"/>
          <w:szCs w:val="20"/>
        </w:rPr>
        <w:t xml:space="preserve">Methods </w:t>
      </w:r>
    </w:p>
    <w:p w14:paraId="63E9DC66" w14:textId="77777777" w:rsidR="00F0679B" w:rsidRPr="000E3D97" w:rsidRDefault="00F0679B" w:rsidP="00F0679B">
      <w:pPr>
        <w:rPr>
          <w:rFonts w:ascii="Arial" w:hAnsi="Arial" w:cs="Arial"/>
          <w:i/>
          <w:sz w:val="20"/>
          <w:szCs w:val="20"/>
        </w:rPr>
      </w:pPr>
      <w:r w:rsidRPr="000E3D97">
        <w:rPr>
          <w:rFonts w:ascii="Arial" w:hAnsi="Arial" w:cs="Arial"/>
          <w:i/>
          <w:sz w:val="20"/>
          <w:szCs w:val="20"/>
        </w:rPr>
        <w:t>Sampling design</w:t>
      </w:r>
    </w:p>
    <w:p w14:paraId="1DB931D0" w14:textId="58CDA965" w:rsidR="00F0679B" w:rsidRPr="000E3D97" w:rsidRDefault="00F0679B" w:rsidP="000E3D97">
      <w:pPr>
        <w:jc w:val="both"/>
        <w:rPr>
          <w:rFonts w:ascii="Arial" w:hAnsi="Arial" w:cs="Arial"/>
          <w:sz w:val="20"/>
          <w:szCs w:val="20"/>
        </w:rPr>
      </w:pPr>
      <w:r w:rsidRPr="000E3D97">
        <w:rPr>
          <w:rFonts w:ascii="Arial" w:hAnsi="Arial" w:cs="Arial"/>
          <w:sz w:val="20"/>
          <w:szCs w:val="20"/>
        </w:rPr>
        <w:t>Sampling protocols and methods were described in detail elsewhere</w:t>
      </w:r>
      <w:del w:id="14" w:author="Domink_S" w:date="2024-04-22T06:42:00Z">
        <w:r w:rsidRPr="000E3D97" w:rsidDel="008417AC">
          <w:rPr>
            <w:rFonts w:ascii="Arial" w:hAnsi="Arial" w:cs="Arial"/>
            <w:sz w:val="20"/>
            <w:szCs w:val="20"/>
          </w:rPr>
          <w:delText xml:space="preserve"> </w:delText>
        </w:r>
      </w:del>
      <w:r w:rsidR="00C45A68">
        <w:rPr>
          <w:rFonts w:ascii="Arial" w:hAnsi="Arial" w:cs="Arial"/>
          <w:sz w:val="20"/>
          <w:szCs w:val="20"/>
        </w:rPr>
        <w:fldChar w:fldCharType="begin"/>
      </w:r>
      <w:r w:rsidR="008417AC">
        <w:rPr>
          <w:rFonts w:ascii="Arial" w:hAnsi="Arial" w:cs="Arial"/>
          <w:sz w:val="20"/>
          <w:szCs w:val="20"/>
        </w:rPr>
        <w:instrText xml:space="preserve"> ADDIN ZOTERO_ITEM CSL_CITATION {"citationID":"SO3iu9up","properties":{"formattedCitation":"\\super 1\\nosupersub{}","plainCitation":"1","noteIndex":0},"citationItems":[{"id":768,"uris":["http://zotero.org/users/13284053/items/IF56S5AV"],"itemData":{"id":768,"type":"article-journal","abstract":"Abstract\n            Anthropogenic disturbances and the subsequent loss of biodiversity are altering species abundances and communities. Since species vary in their pathogen competence, spatio-temporal changes in host assemblages may lead to changes in disease dynamics. We explore how longitudinal changes in bat species assemblages affect the disease dynamics of coronaviruses (CoVs) in more than 2300 cave-dwelling bats captured over two years from five caves in Ghana. This reveals uneven CoV infection patterns between closely related species, with the alpha-CoV 229E-like and SARS-related beta-CoV 2b emerging as multi-host pathogens. Prevalence and infection likelihood for both phylogenetically distinct CoVs is influenced by the abundance of competent species and naïve subadults. Broadly, bat species vary in CoV competence, and highly competent species are more common in less diverse communities, leading to increased CoV prevalence in less diverse bat assemblages. In line with the One Health framework, our work supports the notion that biodiversity conservation may be the most proactive measure to prevent the spread of pathogens with zoonotic potential.","container-title":"Nature Communications","DOI":"10.1038/s41467-024-46979-1","ISSN":"2041-1723","issue":"1","journalAbbreviation":"Nat Commun","language":"en","license":"All rights reserved","page":"2887","source":"DOI.org (Crossref)","title":"Bat species assemblage predicts coronavirus prevalence","volume":"15","author":[{"family":"Meyer","given":"Magdalena"},{"family":"Melville","given":"Dominik W."},{"family":"Baldwin","given":"Heather J."},{"family":"Wilhelm","given":"Kerstin"},{"family":"Nkrumah","given":"Evans Ewald"},{"family":"Badu","given":"Ebenezer K."},{"family":"Oppong","given":"Samuel Kingsley"},{"family":"Schwensow","given":"Nina"},{"family":"Stow","given":"Adam"},{"family":"Vallo","given":"Peter"},{"family":"Corman","given":"Victor M."},{"family":"Tschapka","given":"Marco"},{"family":"Drosten","given":"Christian"},{"family":"Sommer","given":"Simone"}],"issued":{"date-parts":[["2024",4,4]]}}}],"schema":"https://github.com/citation-style-language/schema/raw/master/csl-citation.json"} </w:instrText>
      </w:r>
      <w:r w:rsidR="00C45A68">
        <w:rPr>
          <w:rFonts w:ascii="Arial" w:hAnsi="Arial" w:cs="Arial"/>
          <w:sz w:val="20"/>
          <w:szCs w:val="20"/>
        </w:rPr>
        <w:fldChar w:fldCharType="separate"/>
      </w:r>
      <w:r w:rsidR="008417AC" w:rsidRPr="008417AC">
        <w:rPr>
          <w:rFonts w:ascii="Arial" w:hAnsi="Arial" w:cs="Arial"/>
          <w:sz w:val="20"/>
          <w:szCs w:val="24"/>
          <w:vertAlign w:val="superscript"/>
        </w:rPr>
        <w:t>1</w:t>
      </w:r>
      <w:r w:rsidR="00C45A68">
        <w:rPr>
          <w:rFonts w:ascii="Arial" w:hAnsi="Arial" w:cs="Arial"/>
          <w:sz w:val="20"/>
          <w:szCs w:val="20"/>
        </w:rPr>
        <w:fldChar w:fldCharType="end"/>
      </w:r>
      <w:r w:rsidRPr="000E3D97">
        <w:rPr>
          <w:rFonts w:ascii="Arial" w:hAnsi="Arial" w:cs="Arial"/>
          <w:sz w:val="20"/>
          <w:szCs w:val="20"/>
        </w:rPr>
        <w:t xml:space="preserve">. Briefly, for this study bats were captured at </w:t>
      </w:r>
      <w:r w:rsidR="00C45A68">
        <w:rPr>
          <w:rFonts w:ascii="Arial" w:hAnsi="Arial" w:cs="Arial"/>
          <w:sz w:val="20"/>
          <w:szCs w:val="20"/>
        </w:rPr>
        <w:t>five</w:t>
      </w:r>
      <w:r w:rsidR="00C45A68" w:rsidRPr="000E3D97">
        <w:rPr>
          <w:rFonts w:ascii="Arial" w:hAnsi="Arial" w:cs="Arial"/>
          <w:sz w:val="20"/>
          <w:szCs w:val="20"/>
        </w:rPr>
        <w:t xml:space="preserve"> </w:t>
      </w:r>
      <w:r w:rsidRPr="000E3D97">
        <w:rPr>
          <w:rFonts w:ascii="Arial" w:hAnsi="Arial" w:cs="Arial"/>
          <w:sz w:val="20"/>
          <w:szCs w:val="20"/>
        </w:rPr>
        <w:t xml:space="preserve">different cave sites in central Ghana, West Africa: </w:t>
      </w:r>
      <w:proofErr w:type="spellStart"/>
      <w:r w:rsidR="004A67E7" w:rsidRPr="004A67E7">
        <w:rPr>
          <w:rFonts w:ascii="Arial" w:hAnsi="Arial" w:cs="Arial"/>
          <w:sz w:val="20"/>
          <w:szCs w:val="20"/>
        </w:rPr>
        <w:t>Buoyem</w:t>
      </w:r>
      <w:proofErr w:type="spellEnd"/>
      <w:r w:rsidR="004A67E7" w:rsidRPr="004A67E7">
        <w:rPr>
          <w:rFonts w:ascii="Arial" w:hAnsi="Arial" w:cs="Arial"/>
          <w:sz w:val="20"/>
          <w:szCs w:val="20"/>
        </w:rPr>
        <w:t xml:space="preserve"> 1 (N7°72’35.833” W1°98’79.167), </w:t>
      </w:r>
      <w:proofErr w:type="spellStart"/>
      <w:r w:rsidR="004A67E7" w:rsidRPr="004A67E7">
        <w:rPr>
          <w:rFonts w:ascii="Arial" w:hAnsi="Arial" w:cs="Arial"/>
          <w:sz w:val="20"/>
          <w:szCs w:val="20"/>
        </w:rPr>
        <w:t>Buoyem</w:t>
      </w:r>
      <w:proofErr w:type="spellEnd"/>
      <w:r w:rsidR="004A67E7" w:rsidRPr="004A67E7">
        <w:rPr>
          <w:rFonts w:ascii="Arial" w:hAnsi="Arial" w:cs="Arial"/>
          <w:sz w:val="20"/>
          <w:szCs w:val="20"/>
        </w:rPr>
        <w:t xml:space="preserve"> 2 (N7°72’38.056” W1°99’26.389), </w:t>
      </w:r>
      <w:proofErr w:type="spellStart"/>
      <w:r w:rsidR="004A67E7" w:rsidRPr="004A67E7">
        <w:rPr>
          <w:rFonts w:ascii="Arial" w:hAnsi="Arial" w:cs="Arial"/>
          <w:sz w:val="20"/>
          <w:szCs w:val="20"/>
        </w:rPr>
        <w:t>Forikrom</w:t>
      </w:r>
      <w:proofErr w:type="spellEnd"/>
      <w:r w:rsidR="004A67E7" w:rsidRPr="004A67E7">
        <w:rPr>
          <w:rFonts w:ascii="Arial" w:hAnsi="Arial" w:cs="Arial"/>
          <w:sz w:val="20"/>
          <w:szCs w:val="20"/>
        </w:rPr>
        <w:t xml:space="preserve"> (N7°58’97.5” W1°87’30.299), </w:t>
      </w:r>
      <w:proofErr w:type="spellStart"/>
      <w:r w:rsidR="004A67E7" w:rsidRPr="004A67E7">
        <w:rPr>
          <w:rFonts w:ascii="Arial" w:hAnsi="Arial" w:cs="Arial"/>
          <w:sz w:val="20"/>
          <w:szCs w:val="20"/>
        </w:rPr>
        <w:t>Kwamang</w:t>
      </w:r>
      <w:proofErr w:type="spellEnd"/>
      <w:r w:rsidR="004A67E7" w:rsidRPr="004A67E7">
        <w:rPr>
          <w:rFonts w:ascii="Arial" w:hAnsi="Arial" w:cs="Arial"/>
          <w:sz w:val="20"/>
          <w:szCs w:val="20"/>
        </w:rPr>
        <w:t xml:space="preserve"> 1 (N6°58’0.001” W1°16’0.001) and </w:t>
      </w:r>
      <w:proofErr w:type="spellStart"/>
      <w:r w:rsidR="004A67E7" w:rsidRPr="004A67E7">
        <w:rPr>
          <w:rFonts w:ascii="Arial" w:hAnsi="Arial" w:cs="Arial"/>
          <w:sz w:val="20"/>
          <w:szCs w:val="20"/>
        </w:rPr>
        <w:t>Kwamang</w:t>
      </w:r>
      <w:proofErr w:type="spellEnd"/>
      <w:r w:rsidR="004A67E7" w:rsidRPr="004A67E7">
        <w:rPr>
          <w:rFonts w:ascii="Arial" w:hAnsi="Arial" w:cs="Arial"/>
          <w:sz w:val="20"/>
          <w:szCs w:val="20"/>
        </w:rPr>
        <w:t xml:space="preserve"> 2 (N7°43’24.899” W1°59’16.501) </w:t>
      </w:r>
      <w:r w:rsidR="000E3D97" w:rsidRPr="000E3D97">
        <w:rPr>
          <w:rFonts w:ascii="Arial" w:hAnsi="Arial" w:cs="Arial"/>
          <w:sz w:val="20"/>
          <w:szCs w:val="20"/>
        </w:rPr>
        <w:t>over 12 sampling events spread evenly over the span of two years (September 2010-August 2012)</w:t>
      </w:r>
      <w:r w:rsidRPr="000E3D97">
        <w:rPr>
          <w:rFonts w:ascii="Arial" w:hAnsi="Arial" w:cs="Arial"/>
          <w:sz w:val="20"/>
          <w:szCs w:val="20"/>
        </w:rPr>
        <w:t xml:space="preserve">. Each sampling event consisted of mist net trapping at the cave entrance one hour after dusk until dawn for two, non-consecutive nights. </w:t>
      </w:r>
      <w:proofErr w:type="spellStart"/>
      <w:r w:rsidRPr="000E3D97">
        <w:rPr>
          <w:rFonts w:ascii="Arial" w:hAnsi="Arial" w:cs="Arial"/>
          <w:i/>
          <w:sz w:val="20"/>
          <w:szCs w:val="20"/>
        </w:rPr>
        <w:t>H</w:t>
      </w:r>
      <w:r w:rsidR="009E1F11" w:rsidRPr="000E3D97">
        <w:rPr>
          <w:rFonts w:ascii="Arial" w:hAnsi="Arial" w:cs="Arial"/>
          <w:i/>
          <w:sz w:val="20"/>
          <w:szCs w:val="20"/>
        </w:rPr>
        <w:t>ipposideros</w:t>
      </w:r>
      <w:proofErr w:type="spellEnd"/>
      <w:r w:rsidRPr="000E3D97">
        <w:rPr>
          <w:rFonts w:ascii="Arial" w:hAnsi="Arial" w:cs="Arial"/>
          <w:i/>
          <w:sz w:val="20"/>
          <w:szCs w:val="20"/>
        </w:rPr>
        <w:t xml:space="preserve"> </w:t>
      </w:r>
      <w:proofErr w:type="spellStart"/>
      <w:r w:rsidR="004A67E7">
        <w:rPr>
          <w:rFonts w:ascii="Arial" w:hAnsi="Arial" w:cs="Arial"/>
          <w:i/>
          <w:sz w:val="20"/>
          <w:szCs w:val="20"/>
        </w:rPr>
        <w:t>caffer</w:t>
      </w:r>
      <w:proofErr w:type="spellEnd"/>
      <w:r w:rsidRPr="000E3D97">
        <w:rPr>
          <w:rFonts w:ascii="Arial" w:hAnsi="Arial" w:cs="Arial"/>
          <w:sz w:val="20"/>
          <w:szCs w:val="20"/>
        </w:rPr>
        <w:t xml:space="preserve"> </w:t>
      </w:r>
      <w:r w:rsidRPr="00AB3AA7">
        <w:rPr>
          <w:rFonts w:ascii="Arial" w:hAnsi="Arial" w:cs="Arial"/>
          <w:i/>
          <w:sz w:val="20"/>
          <w:szCs w:val="20"/>
        </w:rPr>
        <w:t>D</w:t>
      </w:r>
      <w:r w:rsidRPr="000E3D97">
        <w:rPr>
          <w:rFonts w:ascii="Arial" w:hAnsi="Arial" w:cs="Arial"/>
          <w:sz w:val="20"/>
          <w:szCs w:val="20"/>
        </w:rPr>
        <w:t xml:space="preserve"> was identified molecularly by sequencing the </w:t>
      </w:r>
      <w:proofErr w:type="spellStart"/>
      <w:r w:rsidRPr="00AB3AA7">
        <w:rPr>
          <w:rFonts w:ascii="Arial" w:hAnsi="Arial" w:cs="Arial"/>
          <w:i/>
          <w:sz w:val="20"/>
          <w:szCs w:val="20"/>
        </w:rPr>
        <w:t>cytb</w:t>
      </w:r>
      <w:proofErr w:type="spellEnd"/>
      <w:r w:rsidRPr="000E3D97">
        <w:rPr>
          <w:rFonts w:ascii="Arial" w:hAnsi="Arial" w:cs="Arial"/>
          <w:sz w:val="20"/>
          <w:szCs w:val="20"/>
        </w:rPr>
        <w:t xml:space="preserve"> from 2mm wing punches collected at sampling</w:t>
      </w:r>
      <w:del w:id="15" w:author="Domink_S" w:date="2024-04-22T06:42:00Z">
        <w:r w:rsidR="009E1F11" w:rsidRPr="000E3D97" w:rsidDel="008417AC">
          <w:rPr>
            <w:rFonts w:ascii="Arial" w:hAnsi="Arial" w:cs="Arial"/>
            <w:sz w:val="20"/>
            <w:szCs w:val="20"/>
          </w:rPr>
          <w:delText xml:space="preserve"> </w:delText>
        </w:r>
      </w:del>
      <w:r w:rsidR="009E1F11" w:rsidRPr="000E3D97">
        <w:rPr>
          <w:rFonts w:ascii="Arial" w:hAnsi="Arial" w:cs="Arial"/>
          <w:sz w:val="20"/>
          <w:szCs w:val="20"/>
        </w:rPr>
        <w:fldChar w:fldCharType="begin"/>
      </w:r>
      <w:r w:rsidR="008417AC">
        <w:rPr>
          <w:rFonts w:ascii="Arial" w:hAnsi="Arial" w:cs="Arial"/>
          <w:sz w:val="20"/>
          <w:szCs w:val="20"/>
        </w:rPr>
        <w:instrText xml:space="preserve"> ADDIN ZOTERO_ITEM CSL_CITATION {"citationID":"hvoEpwQO","properties":{"formattedCitation":"\\super 1\\uc0\\u8211{}3\\nosupersub{}","plainCitation":"1–3","noteIndex":0},"citationItems":[{"id":768,"uris":["http://zotero.org/users/13284053/items/IF56S5AV"],"itemData":{"id":768,"type":"article-journal","abstract":"Abstract\n            Anthropogenic disturbances and the subsequent loss of biodiversity are altering species abundances and communities. Since species vary in their pathogen competence, spatio-temporal changes in host assemblages may lead to changes in disease dynamics. We explore how longitudinal changes in bat species assemblages affect the disease dynamics of coronaviruses (CoVs) in more than 2300 cave-dwelling bats captured over two years from five caves in Ghana. This reveals uneven CoV infection patterns between closely related species, with the alpha-CoV 229E-like and SARS-related beta-CoV 2b emerging as multi-host pathogens. Prevalence and infection likelihood for both phylogenetically distinct CoVs is influenced by the abundance of competent species and naïve subadults. Broadly, bat species vary in CoV competence, and highly competent species are more common in less diverse communities, leading to increased CoV prevalence in less diverse bat assemblages. In line with the One Health framework, our work supports the notion that biodiversity conservation may be the most proactive measure to prevent the spread of pathogens with zoonotic potential.","container-title":"Nature Communications","DOI":"10.1038/s41467-024-46979-1","ISSN":"2041-1723","issue":"1","journalAbbreviation":"Nat Commun","language":"en","license":"All rights reserved","page":"2887","source":"DOI.org (Crossref)","title":"Bat species assemblage predicts coronavirus prevalence","volume":"15","author":[{"family":"Meyer","given":"Magdalena"},{"family":"Melville","given":"Dominik W."},{"family":"Baldwin","given":"Heather J."},{"family":"Wilhelm","given":"Kerstin"},{"family":"Nkrumah","given":"Evans Ewald"},{"family":"Badu","given":"Ebenezer K."},{"family":"Oppong","given":"Samuel Kingsley"},{"family":"Schwensow","given":"Nina"},{"family":"Stow","given":"Adam"},{"family":"Vallo","given":"Peter"},{"family":"Corman","given":"Victor M."},{"family":"Tschapka","given":"Marco"},{"family":"Drosten","given":"Christian"},{"family":"Sommer","given":"Simone"}],"issued":{"date-parts":[["2024",4,4]]}}},{"id":345,"uris":["http://zotero.org/users/13284053/items/55L49V38"],"itemData":{"id":345,"type":"article-journal","abstract":"Understanding the immunogenetic basis of coronavirus (CoV) susceptibility in major pathogen reservoirs, such as bats, is central to inferring their zoonotic potential. Members of the cryptic Hipposideros bat species complex differ in CoV susceptibility, but the underlying mechanisms remain unclear. The genes of the major histocompatibility complex (MHC) are the best understood genetic basis of pathogen resistance, and differences in MHC diversity are one possible reason for asymmetrical infection patterns among closely related species. Here, we aimed to link asymmetries in observed CoV (CoV-­229E, CoV-­2B and CoV-­2Bbasal) susceptibility to immunogenetic differences amongst four Hipposideros bat species. From the 2072 bats assigned to their respective species using the mtDNA cytochrome b gene, members of the most numerous and ubiquitous species, Hipposideros caffer D, were most infected with CoV-­229E and SARS-­related CoV-­2B. Using a subset of 569 bats, we determined that much of the existent allelic and functional (i.e. supertype) MHC DRB class II diversity originated from common ancestry. One MHC supertype shared amongst all species, ST12, was consistently linked to susceptibility with CoV-­229E, which is closely related to the common cold agent HCoV-­229E, and infected bats and those carrying ST12 had a lower body condition. The same MHC supertype was connected to resistance to CoV-­2B, and bats with ST12 were less likely be co-­infected with CoV-­229E and CoV-­2B. Our work suggests a role of immunogenetics in determining CoV susceptibility in bats. We advocate for the preservation of functional genetic and species diversity in reservoirs as a means of mitigating the risk of disease spillover.","container-title":"Molecular Ecology","DOI":"10.1111/mec.16983","ISSN":"0962-1083, 1365-294X","issue":"14","journalAbbreviation":"Molecular Ecology","language":"en","license":"All rights reserved","page":"3989-4002","source":"DOI.org (Crossref)","title":"MHC class II genes mediate susceptibility and resistance to coronavirus infections in bats","volume":"32","author":[{"family":"Schmid","given":"Dominik W."},{"family":"Meyer","given":"Magdalena"},{"family":"Wilhelm","given":"Kerstin"},{"family":"Tilley","given":"Tatiana"},{"family":"Link</w:instrText>
      </w:r>
      <w:r w:rsidR="008417AC">
        <w:rPr>
          <w:rFonts w:ascii="Cambria Math" w:hAnsi="Cambria Math" w:cs="Cambria Math"/>
          <w:sz w:val="20"/>
          <w:szCs w:val="20"/>
        </w:rPr>
        <w:instrText>‐</w:instrText>
      </w:r>
      <w:r w:rsidR="008417AC">
        <w:rPr>
          <w:rFonts w:ascii="Arial" w:hAnsi="Arial" w:cs="Arial"/>
          <w:sz w:val="20"/>
          <w:szCs w:val="20"/>
        </w:rPr>
        <w:instrText xml:space="preserve">Hessing","given":"Thomas"},{"family":"Fleischer","given":"Ramona"},{"family":"Badu","given":"Ebenezer K."},{"family":"Nkrumah","given":"Evans Ewald"},{"family":"Oppong","given":"Samuel Kingsley"},{"family":"Schwensow","given":"Nina"},{"family":"Tschapka","given":"Marco"},{"family":"Baldwin","given":"Heather J."},{"family":"Vallo","given":"Peter"},{"family":"Corman","given":"Victor M."},{"family":"Drosten","given":"Christian"},{"family":"Sommer","given":"Simone"}],"issued":{"date-parts":[["2023",7]]}}},{"id":547,"uris":["http://zotero.org/users/13284053/items/V5VP2A5X"],"itemData":{"id":547,"type":"article-journal","abstract":"The Afrotropical leaf-nosed bat Hipposideros caffer has been traditionally regarded as a complex of populations, currently pertaining to two recognized cryptic species, H. caffer and H. ruber. Extent of distribution and morphological variation of these bats has raised concerns over whether the current perception of the complex reflects true phylogenetic relationships and taxonomic diversity. Our phylogenetic analysis of nucleotide sequences of the mitochondrial cytochrome b gene challenged the hypothesis of two cryptic species. Instead of the two reciprocally monophyletic lineages expected, corresponding to the two species, we recovered four distinct lineages with deep internal divergences. Two sister clades within a lineage of bats of H. caffer represent respectively the nominotypical form H. c. caffer, restricted to Southern Africa, and H. c. tephrus, inhabiting the Maghreb, West Africa and the Arabian Peninsula. Geographical isolation and deep genetic divergence suggest species status of both the forms. Another lineage comprises specimens of both morphotypes from West and East Africa. It probably represents a distinct species but its taxonomic assignation remains obscure. A Central African lineage of H. ruber comprises two sister clades, which become sympatric in Cameroon. Their status has to be clarified with additional evidence, since nuclear gene flow might be taking place. A further divergent lineage with H. ruber morphotype, most probably representing another distinct species, is restricted to West Africa. Although all three genetic forms of H. ruber may correspond to named taxa, their proper taxonomic assignation has to be assessed by comparison with type material.","container-title":"Acta Chiropterologica","DOI":"10.3161/150811008X414782","ISSN":"1508-1109, 1733-5329","issue":"2","journalAbbreviation":"acta","note":"publisher: Museum and Institute of Zoology, Polish Academy of Sciences","page":"193-206","source":"bioone.org","title":"Variation of mitochondrial DNA in the Hipposideros caffer complex (Chiroptera: Hipposideridae) and its taxonomic implications","title-short":"Variation of mitochondrial DNA in the Hipposideros caffer complex (Chiroptera","volume":"10","author":[{"family":"Vallo","given":"Peter"},{"family":"Guillén-Servent","given":"Antonio"},{"family":"Benda","given":"Petr"},{"family":"Pires","given":"Debra B."},{"family":"Koubek","given":"Petr"}],"issued":{"date-parts":[["2008",12]]}}}],"schema":"https://github.com/citation-style-language/schema/raw/master/csl-citation.json"} </w:instrText>
      </w:r>
      <w:r w:rsidR="009E1F11" w:rsidRPr="000E3D97">
        <w:rPr>
          <w:rFonts w:ascii="Arial" w:hAnsi="Arial" w:cs="Arial"/>
          <w:sz w:val="20"/>
          <w:szCs w:val="20"/>
        </w:rPr>
        <w:fldChar w:fldCharType="separate"/>
      </w:r>
      <w:r w:rsidR="008417AC" w:rsidRPr="008417AC">
        <w:rPr>
          <w:rFonts w:ascii="Arial" w:hAnsi="Arial" w:cs="Arial"/>
          <w:sz w:val="20"/>
          <w:szCs w:val="24"/>
          <w:vertAlign w:val="superscript"/>
        </w:rPr>
        <w:t>1–3</w:t>
      </w:r>
      <w:r w:rsidR="009E1F11" w:rsidRPr="000E3D97">
        <w:rPr>
          <w:rFonts w:ascii="Arial" w:hAnsi="Arial" w:cs="Arial"/>
          <w:sz w:val="20"/>
          <w:szCs w:val="20"/>
        </w:rPr>
        <w:fldChar w:fldCharType="end"/>
      </w:r>
      <w:r w:rsidRPr="000E3D97">
        <w:rPr>
          <w:rFonts w:ascii="Arial" w:hAnsi="Arial" w:cs="Arial"/>
          <w:sz w:val="20"/>
          <w:szCs w:val="20"/>
        </w:rPr>
        <w:t xml:space="preserve">. </w:t>
      </w:r>
      <w:r w:rsidR="004A67E7" w:rsidRPr="004A67E7">
        <w:rPr>
          <w:rFonts w:ascii="Arial" w:hAnsi="Arial" w:cs="Arial"/>
          <w:sz w:val="20"/>
          <w:szCs w:val="20"/>
        </w:rPr>
        <w:t xml:space="preserve">The species nomenclature of the </w:t>
      </w:r>
      <w:proofErr w:type="spellStart"/>
      <w:r w:rsidR="004A67E7" w:rsidRPr="004A67E7">
        <w:rPr>
          <w:rFonts w:ascii="Arial" w:hAnsi="Arial" w:cs="Arial"/>
          <w:i/>
          <w:sz w:val="20"/>
          <w:szCs w:val="20"/>
        </w:rPr>
        <w:t>Hipposideros</w:t>
      </w:r>
      <w:proofErr w:type="spellEnd"/>
      <w:r w:rsidR="004A67E7" w:rsidRPr="004A67E7">
        <w:rPr>
          <w:rFonts w:ascii="Arial" w:hAnsi="Arial" w:cs="Arial"/>
          <w:i/>
          <w:sz w:val="20"/>
          <w:szCs w:val="20"/>
        </w:rPr>
        <w:t xml:space="preserve"> </w:t>
      </w:r>
      <w:proofErr w:type="spellStart"/>
      <w:r w:rsidR="004A67E7" w:rsidRPr="004A67E7">
        <w:rPr>
          <w:rFonts w:ascii="Arial" w:hAnsi="Arial" w:cs="Arial"/>
          <w:i/>
          <w:sz w:val="20"/>
          <w:szCs w:val="20"/>
        </w:rPr>
        <w:t>caffer</w:t>
      </w:r>
      <w:proofErr w:type="spellEnd"/>
      <w:r w:rsidR="004A67E7" w:rsidRPr="004A67E7">
        <w:rPr>
          <w:rFonts w:ascii="Arial" w:hAnsi="Arial" w:cs="Arial"/>
          <w:sz w:val="20"/>
          <w:szCs w:val="20"/>
        </w:rPr>
        <w:t xml:space="preserve"> complex remains unresolved throughout the </w:t>
      </w:r>
      <w:proofErr w:type="spellStart"/>
      <w:r w:rsidR="004A67E7" w:rsidRPr="004A67E7">
        <w:rPr>
          <w:rFonts w:ascii="Arial" w:hAnsi="Arial" w:cs="Arial"/>
          <w:sz w:val="20"/>
          <w:szCs w:val="20"/>
        </w:rPr>
        <w:t>Afrotropics</w:t>
      </w:r>
      <w:proofErr w:type="spellEnd"/>
      <w:r w:rsidR="004A67E7">
        <w:rPr>
          <w:rFonts w:ascii="Arial" w:hAnsi="Arial" w:cs="Arial"/>
          <w:sz w:val="20"/>
          <w:szCs w:val="20"/>
        </w:rPr>
        <w:t xml:space="preserve">, but </w:t>
      </w:r>
      <w:r w:rsidR="004A67E7" w:rsidRPr="004A67E7">
        <w:rPr>
          <w:rFonts w:ascii="Arial" w:hAnsi="Arial" w:cs="Arial"/>
          <w:sz w:val="20"/>
          <w:szCs w:val="20"/>
        </w:rPr>
        <w:t xml:space="preserve">here we use </w:t>
      </w:r>
      <w:r w:rsidR="004A67E7" w:rsidRPr="004A67E7">
        <w:rPr>
          <w:rFonts w:ascii="Arial" w:hAnsi="Arial" w:cs="Arial"/>
          <w:i/>
          <w:sz w:val="20"/>
          <w:szCs w:val="20"/>
        </w:rPr>
        <w:t>H</w:t>
      </w:r>
      <w:r w:rsidR="004A67E7">
        <w:rPr>
          <w:rFonts w:ascii="Arial" w:hAnsi="Arial" w:cs="Arial"/>
          <w:i/>
          <w:sz w:val="20"/>
          <w:szCs w:val="20"/>
        </w:rPr>
        <w:t>.</w:t>
      </w:r>
      <w:r w:rsidR="004A67E7" w:rsidRPr="004A67E7">
        <w:rPr>
          <w:rFonts w:ascii="Arial" w:hAnsi="Arial" w:cs="Arial"/>
          <w:i/>
          <w:sz w:val="20"/>
          <w:szCs w:val="20"/>
        </w:rPr>
        <w:t xml:space="preserve"> </w:t>
      </w:r>
      <w:proofErr w:type="spellStart"/>
      <w:r w:rsidR="004A67E7" w:rsidRPr="004A67E7">
        <w:rPr>
          <w:rFonts w:ascii="Arial" w:hAnsi="Arial" w:cs="Arial"/>
          <w:i/>
          <w:sz w:val="20"/>
          <w:szCs w:val="20"/>
        </w:rPr>
        <w:t>caffer</w:t>
      </w:r>
      <w:proofErr w:type="spellEnd"/>
      <w:r w:rsidR="004A67E7" w:rsidRPr="004A67E7">
        <w:rPr>
          <w:rFonts w:ascii="Arial" w:hAnsi="Arial" w:cs="Arial"/>
          <w:sz w:val="20"/>
          <w:szCs w:val="20"/>
        </w:rPr>
        <w:t xml:space="preserve"> </w:t>
      </w:r>
      <w:r w:rsidR="004A67E7" w:rsidRPr="00AB3AA7">
        <w:rPr>
          <w:rFonts w:ascii="Arial" w:hAnsi="Arial" w:cs="Arial"/>
          <w:i/>
          <w:sz w:val="20"/>
          <w:szCs w:val="20"/>
        </w:rPr>
        <w:t>D</w:t>
      </w:r>
      <w:r w:rsidR="004A67E7">
        <w:rPr>
          <w:rFonts w:ascii="Arial" w:hAnsi="Arial" w:cs="Arial"/>
          <w:sz w:val="20"/>
          <w:szCs w:val="20"/>
        </w:rPr>
        <w:t>, as described by Vallo et al.</w:t>
      </w:r>
      <w:del w:id="16" w:author="Domink_S" w:date="2024-04-22T06:43:00Z">
        <w:r w:rsidR="004A67E7" w:rsidDel="008417AC">
          <w:rPr>
            <w:rFonts w:ascii="Arial" w:hAnsi="Arial" w:cs="Arial"/>
            <w:sz w:val="20"/>
            <w:szCs w:val="20"/>
          </w:rPr>
          <w:delText xml:space="preserve"> </w:delText>
        </w:r>
      </w:del>
      <w:r w:rsidR="004A67E7">
        <w:rPr>
          <w:rFonts w:ascii="Arial" w:hAnsi="Arial" w:cs="Arial"/>
          <w:sz w:val="20"/>
          <w:szCs w:val="20"/>
        </w:rPr>
        <w:fldChar w:fldCharType="begin"/>
      </w:r>
      <w:r w:rsidR="008417AC">
        <w:rPr>
          <w:rFonts w:ascii="Arial" w:hAnsi="Arial" w:cs="Arial"/>
          <w:sz w:val="20"/>
          <w:szCs w:val="20"/>
        </w:rPr>
        <w:instrText xml:space="preserve"> ADDIN ZOTERO_ITEM CSL_CITATION {"citationID":"tyWOP65A","properties":{"formattedCitation":"\\super 3\\nosupersub{}","plainCitation":"3","noteIndex":0},"citationItems":[{"id":547,"uris":["http://zotero.org/users/13284053/items/V5VP2A5X"],"itemData":{"id":547,"type":"article-journal","abstract":"The Afrotropical leaf-nosed bat Hipposideros caffer has been traditionally regarded as a complex of populations, currently pertaining to two recognized cryptic species, H. caffer and H. ruber. Extent of distribution and morphological variation of these bats has raised concerns over whether the current perception of the complex reflects true phylogenetic relationships and taxonomic diversity. Our phylogenetic analysis of nucleotide sequences of the mitochondrial cytochrome b gene challenged the hypothesis of two cryptic species. Instead of the two reciprocally monophyletic lineages expected, corresponding to the two species, we recovered four distinct lineages with deep internal divergences. Two sister clades within a lineage of bats of H. caffer represent respectively the nominotypical form H. c. caffer, restricted to Southern Africa, and H. c. tephrus, inhabiting the Maghreb, West Africa and the Arabian Peninsula. Geographical isolation and deep genetic divergence suggest species status of both the forms. Another lineage comprises specimens of both morphotypes from West and East Africa. It probably represents a distinct species but its taxonomic assignation remains obscure. A Central African lineage of H. ruber comprises two sister clades, which become sympatric in Cameroon. Their status has to be clarified with additional evidence, since nuclear gene flow might be taking place. A further divergent lineage with H. ruber morphotype, most probably representing another distinct species, is restricted to West Africa. Although all three genetic forms of H. ruber may correspond to named taxa, their proper taxonomic assignation has to be assessed by comparison with type material.","container-title":"Acta Chiropterologica","DOI":"10.3161/150811008X414782","ISSN":"1508-1109, 1733-5329","issue":"2","journalAbbreviation":"acta","note":"publisher: Museum and Institute of Zoology, Polish Academy of Sciences","page":"193-206","source":"bioone.org","title":"Variation of mitochondrial DNA in the Hipposideros caffer complex (Chiroptera: Hipposideridae) and its taxonomic implications","title-short":"Variation of mitochondrial DNA in the Hipposideros caffer complex (Chiroptera","volume":"10","author":[{"family":"Vallo","given":"Peter"},{"family":"Guillén-Servent","given":"Antonio"},{"family":"Benda","given":"Petr"},{"family":"Pires","given":"Debra B."},{"family":"Koubek","given":"Petr"}],"issued":{"date-parts":[["2008",12]]}}}],"schema":"https://github.com/citation-style-language/schema/raw/master/csl-citation.json"} </w:instrText>
      </w:r>
      <w:r w:rsidR="004A67E7">
        <w:rPr>
          <w:rFonts w:ascii="Arial" w:hAnsi="Arial" w:cs="Arial"/>
          <w:sz w:val="20"/>
          <w:szCs w:val="20"/>
        </w:rPr>
        <w:fldChar w:fldCharType="separate"/>
      </w:r>
      <w:r w:rsidR="008417AC" w:rsidRPr="008417AC">
        <w:rPr>
          <w:rFonts w:ascii="Arial" w:hAnsi="Arial" w:cs="Arial"/>
          <w:sz w:val="20"/>
          <w:szCs w:val="24"/>
          <w:vertAlign w:val="superscript"/>
        </w:rPr>
        <w:t>3</w:t>
      </w:r>
      <w:r w:rsidR="004A67E7">
        <w:rPr>
          <w:rFonts w:ascii="Arial" w:hAnsi="Arial" w:cs="Arial"/>
          <w:sz w:val="20"/>
          <w:szCs w:val="20"/>
        </w:rPr>
        <w:fldChar w:fldCharType="end"/>
      </w:r>
      <w:del w:id="17" w:author="Domink_S" w:date="2024-04-22T06:43:00Z">
        <w:r w:rsidR="004A67E7" w:rsidDel="008417AC">
          <w:rPr>
            <w:rFonts w:ascii="Arial" w:hAnsi="Arial" w:cs="Arial"/>
            <w:sz w:val="20"/>
            <w:szCs w:val="20"/>
          </w:rPr>
          <w:delText>,</w:delText>
        </w:r>
      </w:del>
      <w:r w:rsidR="004A67E7" w:rsidRPr="004A67E7">
        <w:rPr>
          <w:rFonts w:ascii="Arial" w:hAnsi="Arial" w:cs="Arial"/>
          <w:sz w:val="20"/>
          <w:szCs w:val="20"/>
        </w:rPr>
        <w:t xml:space="preserve"> as </w:t>
      </w:r>
      <w:ins w:id="18" w:author="Domink_S" w:date="2024-04-22T06:43:00Z">
        <w:r w:rsidR="008417AC">
          <w:rPr>
            <w:rFonts w:ascii="Arial" w:hAnsi="Arial" w:cs="Arial"/>
            <w:sz w:val="20"/>
            <w:szCs w:val="20"/>
          </w:rPr>
          <w:t xml:space="preserve">an </w:t>
        </w:r>
      </w:ins>
      <w:r w:rsidR="004A67E7" w:rsidRPr="004A67E7">
        <w:rPr>
          <w:rFonts w:ascii="Arial" w:hAnsi="Arial" w:cs="Arial"/>
          <w:sz w:val="20"/>
          <w:szCs w:val="20"/>
        </w:rPr>
        <w:t>interim species name</w:t>
      </w:r>
      <w:del w:id="19" w:author="Domink_S" w:date="2024-04-22T06:43:00Z">
        <w:r w:rsidR="004A67E7" w:rsidRPr="004A67E7" w:rsidDel="008417AC">
          <w:rPr>
            <w:rFonts w:ascii="Arial" w:hAnsi="Arial" w:cs="Arial"/>
            <w:sz w:val="20"/>
            <w:szCs w:val="20"/>
          </w:rPr>
          <w:delText>s</w:delText>
        </w:r>
      </w:del>
      <w:r w:rsidR="004A67E7" w:rsidRPr="004A67E7">
        <w:rPr>
          <w:rFonts w:ascii="Arial" w:hAnsi="Arial" w:cs="Arial"/>
          <w:sz w:val="20"/>
          <w:szCs w:val="20"/>
        </w:rPr>
        <w:t xml:space="preserve">. </w:t>
      </w:r>
      <w:r w:rsidRPr="000E3D97">
        <w:rPr>
          <w:rFonts w:ascii="Arial" w:hAnsi="Arial" w:cs="Arial"/>
          <w:sz w:val="20"/>
          <w:szCs w:val="20"/>
        </w:rPr>
        <w:t xml:space="preserve">Additionally, </w:t>
      </w:r>
      <w:proofErr w:type="spellStart"/>
      <w:r w:rsidRPr="000E3D97">
        <w:rPr>
          <w:rFonts w:ascii="Arial" w:hAnsi="Arial" w:cs="Arial"/>
          <w:sz w:val="20"/>
          <w:szCs w:val="20"/>
        </w:rPr>
        <w:t>fecal</w:t>
      </w:r>
      <w:proofErr w:type="spellEnd"/>
      <w:r w:rsidRPr="000E3D97">
        <w:rPr>
          <w:rFonts w:ascii="Arial" w:hAnsi="Arial" w:cs="Arial"/>
          <w:sz w:val="20"/>
          <w:szCs w:val="20"/>
        </w:rPr>
        <w:t xml:space="preserve"> samples were collected and stored in </w:t>
      </w:r>
      <w:proofErr w:type="spellStart"/>
      <w:r w:rsidRPr="000E3D97">
        <w:rPr>
          <w:rFonts w:ascii="Arial" w:hAnsi="Arial" w:cs="Arial"/>
          <w:sz w:val="20"/>
          <w:szCs w:val="20"/>
        </w:rPr>
        <w:t>RNAlater</w:t>
      </w:r>
      <w:proofErr w:type="spellEnd"/>
      <w:r w:rsidRPr="000E3D97">
        <w:rPr>
          <w:rFonts w:ascii="Arial" w:hAnsi="Arial" w:cs="Arial"/>
          <w:sz w:val="20"/>
          <w:szCs w:val="20"/>
        </w:rPr>
        <w:t xml:space="preserve"> (</w:t>
      </w:r>
      <w:r w:rsidR="00F46D7B">
        <w:rPr>
          <w:rFonts w:ascii="Arial" w:hAnsi="Arial" w:cs="Arial"/>
          <w:sz w:val="20"/>
          <w:szCs w:val="20"/>
        </w:rPr>
        <w:t>Life Technologies, USA</w:t>
      </w:r>
      <w:r w:rsidRPr="000E3D97">
        <w:rPr>
          <w:rFonts w:ascii="Arial" w:hAnsi="Arial" w:cs="Arial"/>
          <w:sz w:val="20"/>
          <w:szCs w:val="20"/>
        </w:rPr>
        <w:t>) at -80 °C for subsequent virus and microbiome screening. The Wildlife Division of the Forestry Commission of the Ministry of Lands, Forestry and Mines granted Research (A04957) and ethics permit (CHRPE49/09/CITES).</w:t>
      </w:r>
    </w:p>
    <w:p w14:paraId="64B8BC98" w14:textId="62965E84" w:rsidR="00F0679B" w:rsidRPr="000E3D97" w:rsidRDefault="00E07EA4" w:rsidP="00F0679B">
      <w:pPr>
        <w:rPr>
          <w:rFonts w:ascii="Arial" w:hAnsi="Arial" w:cs="Arial"/>
          <w:i/>
          <w:sz w:val="20"/>
          <w:szCs w:val="20"/>
        </w:rPr>
      </w:pPr>
      <w:proofErr w:type="spellStart"/>
      <w:r>
        <w:rPr>
          <w:rFonts w:ascii="Arial" w:hAnsi="Arial" w:cs="Arial"/>
          <w:i/>
          <w:sz w:val="20"/>
          <w:szCs w:val="20"/>
        </w:rPr>
        <w:t>Fecal</w:t>
      </w:r>
      <w:proofErr w:type="spellEnd"/>
      <w:r w:rsidR="00F0679B" w:rsidRPr="000E3D97">
        <w:rPr>
          <w:rFonts w:ascii="Arial" w:hAnsi="Arial" w:cs="Arial"/>
          <w:i/>
          <w:sz w:val="20"/>
          <w:szCs w:val="20"/>
        </w:rPr>
        <w:t xml:space="preserve"> coronavirus screening and bacterial 16S rRNA gene sequencing</w:t>
      </w:r>
    </w:p>
    <w:p w14:paraId="1E2810BA" w14:textId="65FDB0AD" w:rsidR="00F0679B" w:rsidRPr="000E3D97" w:rsidRDefault="00F0679B" w:rsidP="000E3D97">
      <w:pPr>
        <w:jc w:val="both"/>
        <w:rPr>
          <w:rFonts w:ascii="Arial" w:hAnsi="Arial" w:cs="Arial"/>
          <w:sz w:val="20"/>
          <w:szCs w:val="20"/>
        </w:rPr>
      </w:pPr>
      <w:r w:rsidRPr="000E3D97">
        <w:rPr>
          <w:rFonts w:ascii="Arial" w:hAnsi="Arial" w:cs="Arial"/>
          <w:sz w:val="20"/>
          <w:szCs w:val="20"/>
        </w:rPr>
        <w:t xml:space="preserve">Approximately 20mg of the </w:t>
      </w:r>
      <w:proofErr w:type="spellStart"/>
      <w:r w:rsidR="00E07EA4">
        <w:rPr>
          <w:rFonts w:ascii="Arial" w:hAnsi="Arial" w:cs="Arial"/>
          <w:sz w:val="20"/>
          <w:szCs w:val="20"/>
        </w:rPr>
        <w:t>fecal</w:t>
      </w:r>
      <w:proofErr w:type="spellEnd"/>
      <w:r w:rsidRPr="000E3D97">
        <w:rPr>
          <w:rFonts w:ascii="Arial" w:hAnsi="Arial" w:cs="Arial"/>
          <w:sz w:val="20"/>
          <w:szCs w:val="20"/>
        </w:rPr>
        <w:t xml:space="preserve"> material was used </w:t>
      </w:r>
      <w:r w:rsidR="00F46D7B">
        <w:rPr>
          <w:rFonts w:ascii="Arial" w:hAnsi="Arial" w:cs="Arial"/>
          <w:sz w:val="20"/>
          <w:szCs w:val="20"/>
        </w:rPr>
        <w:t xml:space="preserve">to </w:t>
      </w:r>
      <w:r w:rsidRPr="000E3D97">
        <w:rPr>
          <w:rFonts w:ascii="Arial" w:hAnsi="Arial" w:cs="Arial"/>
          <w:sz w:val="20"/>
          <w:szCs w:val="20"/>
        </w:rPr>
        <w:t>extract and purify viral RNA. Subsequently, real-time reverse transcription-PCR assay designed to detect several alpha- and beta-CoVs</w:t>
      </w:r>
      <w:del w:id="20" w:author="Domink_S" w:date="2024-04-22T06:45:00Z">
        <w:r w:rsidRPr="000E3D97" w:rsidDel="008417AC">
          <w:rPr>
            <w:rFonts w:ascii="Arial" w:hAnsi="Arial" w:cs="Arial"/>
            <w:sz w:val="20"/>
            <w:szCs w:val="20"/>
          </w:rPr>
          <w:delText xml:space="preserve"> </w:delText>
        </w:r>
      </w:del>
      <w:r w:rsidR="009E1F11" w:rsidRPr="000E3D97">
        <w:rPr>
          <w:rFonts w:ascii="Arial" w:hAnsi="Arial" w:cs="Arial"/>
          <w:sz w:val="20"/>
          <w:szCs w:val="20"/>
        </w:rPr>
        <w:fldChar w:fldCharType="begin"/>
      </w:r>
      <w:r w:rsidR="008417AC">
        <w:rPr>
          <w:rFonts w:ascii="Arial" w:hAnsi="Arial" w:cs="Arial"/>
          <w:sz w:val="20"/>
          <w:szCs w:val="20"/>
        </w:rPr>
        <w:instrText xml:space="preserve"> ADDIN ZOTERO_ITEM CSL_CITATION {"citationID":"k1GLB3Md","properties":{"formattedCitation":"\\super 1,4\\uc0\\u8211{}6\\nosupersub{}","plainCitation":"1,4–6","noteIndex":0},"citationItems":[{"id":768,"uris":["http://zotero.org/users/13284053/items/IF56S5AV"],"itemData":{"id":768,"type":"article-journal","abstract":"Abstract\n            Anthropogenic disturbances and the subsequent loss of biodiversity are altering species abundances and communities. Since species vary in their pathogen competence, spatio-temporal changes in host assemblages may lead to changes in disease dynamics. We explore how longitudinal changes in bat species assemblages affect the disease dynamics of coronaviruses (CoVs) in more than 2300 cave-dwelling bats captured over two years from five caves in Ghana. This reveals uneven CoV infection patterns between closely related species, with the alpha-CoV 229E-like and SARS-related beta-CoV 2b emerging as multi-host pathogens. Prevalence and infection likelihood for both phylogenetically distinct CoVs is influenced by the abundance of competent species and naïve subadults. Broadly, bat species vary in CoV competence, and highly competent species are more common in less diverse communities, leading to increased CoV prevalence in less diverse bat assemblages. In line with the One Health framework, our work supports the notion that biodiversity conservation may be the most proactive measure to prevent the spread of pathogens with zoonotic potential.","container-title":"Nature Communications","DOI":"10.1038/s41467-024-46979-1","ISSN":"2041-1723","issue":"1","journalAbbreviation":"Nat Commun","language":"en","license":"All rights reserved","page":"2887","source":"DOI.org (Crossref)","title":"Bat species assemblage predicts coronavirus prevalence","volume":"15","author":[{"family":"Meyer","given":"Magdalena"},{"family":"Melville","given":"Dominik W."},{"family":"Baldwin","given":"Heather J."},{"family":"Wilhelm","given":"Kerstin"},{"family":"Nkrumah","given":"Evans Ewald"},{"family":"Badu","given":"Ebenezer K."},{"family":"Oppong","given":"Samuel Kingsley"},{"family":"Schwensow","given":"Nina"},{"family":"Stow","given":"Adam"},{"family":"Vallo","given":"Peter"},{"family":"Corman","given":"Victor M."},{"family":"Tschapka","given":"Marco"},{"family":"Drosten","given":"Christian"},{"family":"Sommer","given":"Simone"}],"issued":{"date-parts":[["2024",4,4]]}}},{"id":412,"uris":["http://zotero.org/users/13284053/items/QXZC887J"],"itemData":{"id":412,"type":"article-journal","abstract":"We previously showed that close relatives of human coronavirus 229E (HCoV-229E) exist in African bats. The small sample and limited genomic characterizations have prevented further analyses so far. Here, we tested 2,087 fecal specimens from 11 bat species sampled in Ghana for HCoV-229E-related viruses by reverse transcription-PCR (RT-PCR). Only hipposiderid bats tested positive. To compare the genetic diversity of bat viruses and HCoV-229E, we tested historical isolates and diagnostic specimens sampled globally over 10 years. Bat viruses were 5- and 6-fold more diversiﬁed than HCoV-229E in the RNA-dependent RNA polymerase (RdRp) and spike genes. In phylogenetic analyses, HCoV-229E strains were monophyletic and not intermixed with animal viruses. Bat viruses formed three large clades in close and more distant sister relationships. A recently described 229Erelated alpaca virus occupied an intermediate phylogenetic position between bat and human viruses. According to taxonomic criteria, human, alpaca, and bat viruses form a single CoV species showing evidence for multiple recombination events. HCoV229E and the alpaca virus showed a major deletion in the spike S1 region compared to all bat viruses. Analyses of four full genomes from 229E-related bat CoVs revealed an eighth open reading frame (ORF8) located at the genomic 3= end. ORF8 also existed in the 229E-related alpaca virus. Reanalysis of HCoV-229E sequences showed a conserved transcription regulatory sequence preceding remnants of this ORF, suggesting its loss after acquisition of a 229E-related CoV by humans. These data suggested an evolutionary origin of 229E-related CoVs in hipposiderid bats, hypothetically with camelids as intermediate hosts preceding the establishment of HCoV-229E.","container-title":"Journal of Virology","DOI":"10.1128/JVI.01755-15","ISSN":"0022-538X, 1098-5514","issue":"23","journalAbbreviation":"J Virol","language":"en","page":"11858-11870","source":"DOI.org (Crossref)","title":"Evidence for an Ancestral Association of Human Coronavirus 229E with Bats","volume":"89","author":[{"family":"Corman","given":"Victor Max"},{"family":"Baldwin","given":"Heather J."},{"family":"Tateno","given":"Adriana Fumie"},{"family":"Zerbinati","given":"Rodrigo Melim"},{"family":"Annan","given":"Augustina"},{"family":"Owusu","given":"Michael"},{"family":"Nkrumah","given":"Evans Ewald"},{"family":"Maganga","given":"Gael Darren"},{"family":"Oppong","given":"Samuel"},{"family":"Adu-Sarkodie","given":"Yaw"},{"family":"Vallo","given":"Peter"},{"family":"Da Silva Filho","given":"Luiz Vicente Ribeiro Ferreira"},{"family":"Leroy","given":"Eric M."},{"family":"Thiel","given":"Volker"},{"family":"Van Der Hoek","given":"Lia"},{"family":"Poon","given":"Leo L. M."},{"family":"Tschapka","given":"Marco"},{"family":"Drosten","given":"Christian"},{"family":"Drexler","given":"Jan Felix"}],"editor":[{"family":"Schultz-Cherry","given":"S."}],"issued":{"date-parts":[["2015",12]]}}},{"id":549,"uris":["http://zotero.org/users/13284053/items/2JP4CQYC"],"itemData":{"id":549,"type":"article-journal","abstract":"Hipposideros spp. bats harbor a coronavirus that shares common ancestry with human viruses., We tested 12 bat species in Ghana for coronavirus (CoV) RNA. The virus prevalence in insectivorous bats (n = 123) was 9.76%. CoV was not detected in 212 fecal samples from Eidolon helvum fruit bats. Leaf-nosed bats pertaining to Hipposideros ruber by morphology had group 1 and group 2 CoVs. Virus concentrations were &lt;45,000 copies/100 mg of bat feces. The diversified group 1 CoV shared a common ancestor with the human common cold virus hCoV-229E but not with hCoV-NL63, disputing hypotheses of common human descent. The most recent common ancestor of hCoV-229E and GhanaBt-CoVGrp1 existed in ≈1686–1800 ad. The GhanaBt-CoVGrp2 shared an old ancestor (≈2,400 years) with the severe acute respiratory syndrome–like group of CoV.","container-title":"Emerging Infectious Diseases","DOI":"10.3201/eid1509.090224","ISSN":"1080-6040","issue":"9","journalAbbreviation":"Emerg Infect Dis","note":"PMID: 19788804\nPMCID: PMC2819850","page":"1377-1384","source":"PubMed Central","title":"Distant Relatives of Severe Acute Respiratory Syndrome Coronavirus and Close Relatives of Human Coronavirus 229E in Bats, Ghana","volume":"15","author":[{"family":"Pfefferle","given":"Susanne"},{"family":"Oppong","given":"Samuel"},{"family":"Drexler","given":"Jan Felix"},{"family":"Gloza-Rausch","given":"Florian"},{"family":"Ipsen","given":"Anne"},{"family":"Seebens","given":"Antje"},{"family":"Müller","given":"Marcel A."},{"family":"Annan","given":"Augustina"},{"family":"Vallo","given":"Peter"},{"family":"Adu-Sarkodie","given":"Yaw"},{"family":"Kruppa","given":"Thomas F."},{"family":"Drosten","given":"Christian"}],"issued":{"date-parts":[["2009",9]]}}},{"id":552,"uris":["http://zotero.org/users/13284053/items/V85ELQXG"],"itemData":{"id":552,"type":"article-journal","abstract":"We screened fecal specimens of 4,758 bats from Ghana and 272 bats from 4 European countries for betacoronaviruses. Viruses related to the novel human betacoronavirus EMC/2012 were detected in 46 (24.9%) of 185 Nycteris bats and 40 (14.7%) of 272 Pipistrellus bats. Their genetic relatedness indicated EMC/2012 originated from bats.","container-title":"Emerging Infectious Diseases","DOI":"10.3201/eid1903.121503","ISSN":"1080-6040","issue":"3","journalAbbreviation":"Emerg Infect Dis","note":"PMID: 23622767\nPMCID: PMC3647674","page":"456-459","source":"PubMed Central","title":"Human Betacoronavirus 2c EMC/2012–related Viruses in Bats, Ghana and Europe","volume":"19","author":[{"family":"Annan","given":"Augustina"},{"family":"Baldwin","given":"Heather J."},{"family":"Corman","given":"Victor Max"},{"family":"Klose","given":"Stefan M."},{"family":"Owusu","given":"Michael"},{"family":"Nkrumah","given":"Evans Ewald"},{"family":"Badu","given":"Ebenezer Kofi"},{"family":"Anti","given":"Priscilla"},{"family":"Agbenyega","given":"Olivia"},{"family":"Meyer","given":"Benjamin"},{"family":"Oppong","given":"Samuel"},{"family":"Sarkodie","given":"Yaw Adu"},{"family":"Kalko","given":"Elisabeth K.V."},{"family":"Lina","given":"Peter H.C."},{"family":"Godlevska","given":"Elena V."},{"family":"Reusken","given":"Chantal"},{"family":"Seebens","given":"Antje"},{"family":"Gloza-Rausch","given":"Florian"},{"family":"Vallo","given":"Peter"},{"family":"Tschapka","given":"Marco"},{"family":"Drosten","given":"Christian"},{"family":"Drexler","given":"Jan Felix"}],"issued":{"date-parts":[["2013",3]]}}}],"schema":"https://github.com/citation-style-language/schema/raw/master/csl-citation.json"} </w:instrText>
      </w:r>
      <w:r w:rsidR="009E1F11" w:rsidRPr="000E3D97">
        <w:rPr>
          <w:rFonts w:ascii="Arial" w:hAnsi="Arial" w:cs="Arial"/>
          <w:sz w:val="20"/>
          <w:szCs w:val="20"/>
        </w:rPr>
        <w:fldChar w:fldCharType="separate"/>
      </w:r>
      <w:r w:rsidR="008417AC" w:rsidRPr="008417AC">
        <w:rPr>
          <w:rFonts w:ascii="Arial" w:hAnsi="Arial" w:cs="Arial"/>
          <w:sz w:val="20"/>
          <w:szCs w:val="24"/>
          <w:vertAlign w:val="superscript"/>
        </w:rPr>
        <w:t>1,4–6</w:t>
      </w:r>
      <w:r w:rsidR="009E1F11" w:rsidRPr="000E3D97">
        <w:rPr>
          <w:rFonts w:ascii="Arial" w:hAnsi="Arial" w:cs="Arial"/>
          <w:sz w:val="20"/>
          <w:szCs w:val="20"/>
        </w:rPr>
        <w:fldChar w:fldCharType="end"/>
      </w:r>
      <w:r w:rsidR="009E1F11" w:rsidRPr="000E3D97">
        <w:rPr>
          <w:rFonts w:ascii="Arial" w:hAnsi="Arial" w:cs="Arial"/>
          <w:sz w:val="20"/>
          <w:szCs w:val="20"/>
        </w:rPr>
        <w:t xml:space="preserve">. A total of four coronaviruses were described: A MERS-related </w:t>
      </w:r>
      <w:del w:id="21" w:author="Domink_S" w:date="2024-04-22T06:46:00Z">
        <w:r w:rsidR="009E1F11" w:rsidRPr="000E3D97" w:rsidDel="008417AC">
          <w:rPr>
            <w:rFonts w:ascii="Arial" w:hAnsi="Arial" w:cs="Arial"/>
            <w:sz w:val="20"/>
            <w:szCs w:val="20"/>
          </w:rPr>
          <w:delText>beta-</w:delText>
        </w:r>
        <w:r w:rsidR="004A67E7" w:rsidDel="008417AC">
          <w:rPr>
            <w:rFonts w:ascii="Arial" w:hAnsi="Arial" w:cs="Arial"/>
            <w:sz w:val="20"/>
            <w:szCs w:val="20"/>
          </w:rPr>
          <w:delText>CoV</w:delText>
        </w:r>
      </w:del>
      <w:proofErr w:type="spellStart"/>
      <w:ins w:id="22" w:author="Domink_S" w:date="2024-04-22T06:46:00Z">
        <w:r w:rsidR="008417AC">
          <w:rPr>
            <w:rFonts w:ascii="Arial" w:hAnsi="Arial" w:cs="Arial"/>
            <w:sz w:val="20"/>
            <w:szCs w:val="20"/>
          </w:rPr>
          <w:t>Betacoronavirus</w:t>
        </w:r>
      </w:ins>
      <w:proofErr w:type="spellEnd"/>
      <w:r w:rsidR="009E1F11" w:rsidRPr="000E3D97">
        <w:rPr>
          <w:rFonts w:ascii="Arial" w:hAnsi="Arial" w:cs="Arial"/>
          <w:sz w:val="20"/>
          <w:szCs w:val="20"/>
        </w:rPr>
        <w:t xml:space="preserve"> termed 2</w:t>
      </w:r>
      <w:r w:rsidR="004A67E7">
        <w:rPr>
          <w:rFonts w:ascii="Arial" w:hAnsi="Arial" w:cs="Arial"/>
          <w:sz w:val="20"/>
          <w:szCs w:val="20"/>
        </w:rPr>
        <w:t>C</w:t>
      </w:r>
      <w:r w:rsidR="009E1F11" w:rsidRPr="000E3D97">
        <w:rPr>
          <w:rFonts w:ascii="Arial" w:hAnsi="Arial" w:cs="Arial"/>
          <w:sz w:val="20"/>
          <w:szCs w:val="20"/>
        </w:rPr>
        <w:t xml:space="preserve"> exclusively found in samples originating from </w:t>
      </w:r>
      <w:proofErr w:type="spellStart"/>
      <w:r w:rsidR="009E1F11" w:rsidRPr="000E3D97">
        <w:rPr>
          <w:rFonts w:ascii="Arial" w:hAnsi="Arial" w:cs="Arial"/>
          <w:i/>
          <w:sz w:val="20"/>
          <w:szCs w:val="20"/>
        </w:rPr>
        <w:t>Nycteris</w:t>
      </w:r>
      <w:proofErr w:type="spellEnd"/>
      <w:r w:rsidR="009E1F11" w:rsidRPr="000E3D97">
        <w:rPr>
          <w:rFonts w:ascii="Arial" w:hAnsi="Arial" w:cs="Arial"/>
          <w:sz w:val="20"/>
          <w:szCs w:val="20"/>
        </w:rPr>
        <w:t xml:space="preserve"> </w:t>
      </w:r>
      <w:r w:rsidR="009E1F11" w:rsidRPr="000E3D97">
        <w:rPr>
          <w:rFonts w:ascii="Arial" w:hAnsi="Arial" w:cs="Arial"/>
          <w:i/>
          <w:iCs/>
          <w:sz w:val="20"/>
          <w:szCs w:val="20"/>
        </w:rPr>
        <w:t>macrotis</w:t>
      </w:r>
      <w:del w:id="23" w:author="Domink_S" w:date="2024-04-22T06:46:00Z">
        <w:r w:rsidR="009E1F11" w:rsidRPr="000E3D97" w:rsidDel="008417AC">
          <w:rPr>
            <w:rFonts w:ascii="Arial" w:hAnsi="Arial" w:cs="Arial"/>
            <w:sz w:val="20"/>
            <w:szCs w:val="20"/>
          </w:rPr>
          <w:delText xml:space="preserve"> </w:delText>
        </w:r>
      </w:del>
      <w:r w:rsidR="009E1F11" w:rsidRPr="000E3D97">
        <w:rPr>
          <w:rFonts w:ascii="Arial" w:hAnsi="Arial" w:cs="Arial"/>
          <w:sz w:val="20"/>
          <w:szCs w:val="20"/>
        </w:rPr>
        <w:fldChar w:fldCharType="begin"/>
      </w:r>
      <w:r w:rsidR="008417AC">
        <w:rPr>
          <w:rFonts w:ascii="Arial" w:hAnsi="Arial" w:cs="Arial"/>
          <w:sz w:val="20"/>
          <w:szCs w:val="20"/>
        </w:rPr>
        <w:instrText xml:space="preserve"> ADDIN ZOTERO_ITEM CSL_CITATION {"citationID":"Sw6bLXWG","properties":{"formattedCitation":"\\super 1,6\\nosupersub{}","plainCitation":"1,6","noteIndex":0},"citationItems":[{"id":768,"uris":["http://zotero.org/users/13284053/items/IF56S5AV"],"itemData":{"id":768,"type":"article-journal","abstract":"Abstract\n            Anthropogenic disturbances and the subsequent loss of biodiversity are altering species abundances and communities. Since species vary in their pathogen competence, spatio-temporal changes in host assemblages may lead to changes in disease dynamics. We explore how longitudinal changes in bat species assemblages affect the disease dynamics of coronaviruses (CoVs) in more than 2300 cave-dwelling bats captured over two years from five caves in Ghana. This reveals uneven CoV infection patterns between closely related species, with the alpha-CoV 229E-like and SARS-related beta-CoV 2b emerging as multi-host pathogens. Prevalence and infection likelihood for both phylogenetically distinct CoVs is influenced by the abundance of competent species and naïve subadults. Broadly, bat species vary in CoV competence, and highly competent species are more common in less diverse communities, leading to increased CoV prevalence in less diverse bat assemblages. In line with the One Health framework, our work supports the notion that biodiversity conservation may be the most proactive measure to prevent the spread of pathogens with zoonotic potential.","container-title":"Nature Communications","DOI":"10.1038/s41467-024-46979-1","ISSN":"2041-1723","issue":"1","journalAbbreviation":"Nat Commun","language":"en","license":"All rights reserved","page":"2887","source":"DOI.org (Crossref)","title":"Bat species assemblage predicts coronavirus prevalence","volume":"15","author":[{"family":"Meyer","given":"Magdalena"},{"family":"Melville","given":"Dominik W."},{"family":"Baldwin","given":"Heather J."},{"family":"Wilhelm","given":"Kerstin"},{"family":"Nkrumah","given":"Evans Ewald"},{"family":"Badu","given":"Ebenezer K."},{"family":"Oppong","given":"Samuel Kingsley"},{"family":"Schwensow","given":"Nina"},{"family":"Stow","given":"Adam"},{"family":"Vallo","given":"Peter"},{"family":"Corman","given":"Victor M."},{"family":"Tschapka","given":"Marco"},{"family":"Drosten","given":"Christian"},{"family":"Sommer","given":"Simone"}],"issued":{"date-parts":[["2024",4,4]]}}},{"id":552,"uris":["http://zotero.org/users/13284053/items/V85ELQXG"],"itemData":{"id":552,"type":"article-journal","abstract":"We screened fecal specimens of 4,758 bats from Ghana and 272 bats from 4 European countries for betacoronaviruses. Viruses related to the novel human betacoronavirus EMC/2012 were detected in 46 (24.9%) of 185 Nycteris bats and 40 (14.7%) of 272 Pipistrellus bats. Their genetic relatedness indicated EMC/2012 originated from bats.","container-title":"Emerging Infectious Diseases","DOI":"10.3201/eid1903.121503","ISSN":"1080-6040","issue":"3","journalAbbreviation":"Emerg Infect Dis","note":"PMID: 23622767\nPMCID: PMC3647674","page":"456-459","source":"PubMed Central","title":"Human Betacoronavirus 2c EMC/2012–related Viruses in Bats, Ghana and Europe","volume":"19","author":[{"family":"Annan","given":"Augustina"},{"family":"Baldwin","given":"Heather J."},{"family":"Corman","given":"Victor Max"},{"family":"Klose","given":"Stefan M."},{"family":"Owusu","given":"Michael"},{"family":"Nkrumah","given":"Evans Ewald"},{"family":"Badu","given":"Ebenezer Kofi"},{"family":"Anti","given":"Priscilla"},{"family":"Agbenyega","given":"Olivia"},{"family":"Meyer","given":"Benjamin"},{"family":"Oppong","given":"Samuel"},{"family":"Sarkodie","given":"Yaw Adu"},{"family":"Kalko","given":"Elisabeth K.V."},{"family":"Lina","given":"Peter H.C."},{"family":"Godlevska","given":"Elena V."},{"family":"Reusken","given":"Chantal"},{"family":"Seebens","given":"Antje"},{"family":"Gloza-Rausch","given":"Florian"},{"family":"Vallo","given":"Peter"},{"family":"Tschapka","given":"Marco"},{"family":"Drosten","given":"Christian"},{"family":"Drexler","given":"Jan Felix"}],"issued":{"date-parts":[["2013",3]]}}}],"schema":"https://github.com/citation-style-language/schema/raw/master/csl-citation.json"} </w:instrText>
      </w:r>
      <w:r w:rsidR="009E1F11" w:rsidRPr="000E3D97">
        <w:rPr>
          <w:rFonts w:ascii="Arial" w:hAnsi="Arial" w:cs="Arial"/>
          <w:sz w:val="20"/>
          <w:szCs w:val="20"/>
        </w:rPr>
        <w:fldChar w:fldCharType="separate"/>
      </w:r>
      <w:r w:rsidR="008417AC" w:rsidRPr="008417AC">
        <w:rPr>
          <w:rFonts w:ascii="Arial" w:hAnsi="Arial" w:cs="Arial"/>
          <w:sz w:val="20"/>
          <w:szCs w:val="24"/>
          <w:vertAlign w:val="superscript"/>
        </w:rPr>
        <w:t>1,6</w:t>
      </w:r>
      <w:r w:rsidR="009E1F11" w:rsidRPr="000E3D97">
        <w:rPr>
          <w:rFonts w:ascii="Arial" w:hAnsi="Arial" w:cs="Arial"/>
          <w:sz w:val="20"/>
          <w:szCs w:val="20"/>
        </w:rPr>
        <w:fldChar w:fldCharType="end"/>
      </w:r>
      <w:r w:rsidR="009E1F11" w:rsidRPr="000E3D97">
        <w:rPr>
          <w:rFonts w:ascii="Arial" w:hAnsi="Arial" w:cs="Arial"/>
          <w:sz w:val="20"/>
          <w:szCs w:val="20"/>
        </w:rPr>
        <w:t xml:space="preserve">, the </w:t>
      </w:r>
      <w:del w:id="24" w:author="Domink_S" w:date="2024-04-22T06:46:00Z">
        <w:r w:rsidR="009E1F11" w:rsidRPr="000E3D97" w:rsidDel="008417AC">
          <w:rPr>
            <w:rFonts w:ascii="Arial" w:hAnsi="Arial" w:cs="Arial"/>
            <w:sz w:val="20"/>
            <w:szCs w:val="20"/>
          </w:rPr>
          <w:delText>alpha-</w:delText>
        </w:r>
        <w:r w:rsidR="004A67E7" w:rsidDel="008417AC">
          <w:rPr>
            <w:rFonts w:ascii="Arial" w:hAnsi="Arial" w:cs="Arial"/>
            <w:sz w:val="20"/>
            <w:szCs w:val="20"/>
          </w:rPr>
          <w:delText>CoV</w:delText>
        </w:r>
      </w:del>
      <w:ins w:id="25" w:author="Domink_S" w:date="2024-04-22T06:46:00Z">
        <w:r w:rsidR="008417AC">
          <w:rPr>
            <w:rFonts w:ascii="Arial" w:hAnsi="Arial" w:cs="Arial"/>
            <w:sz w:val="20"/>
            <w:szCs w:val="20"/>
          </w:rPr>
          <w:t>Alphacoronavirus</w:t>
        </w:r>
      </w:ins>
      <w:r w:rsidR="009E1F11" w:rsidRPr="000E3D97">
        <w:rPr>
          <w:rFonts w:ascii="Arial" w:hAnsi="Arial" w:cs="Arial"/>
          <w:sz w:val="20"/>
          <w:szCs w:val="20"/>
        </w:rPr>
        <w:t xml:space="preserve"> 229E-like as the closest known ancestral form to the HCoV-229E </w:t>
      </w:r>
      <w:r w:rsidR="009E1F11" w:rsidRPr="000E3D97">
        <w:rPr>
          <w:rFonts w:ascii="Arial" w:hAnsi="Arial" w:cs="Arial"/>
          <w:sz w:val="20"/>
          <w:szCs w:val="20"/>
        </w:rPr>
        <w:fldChar w:fldCharType="begin"/>
      </w:r>
      <w:r w:rsidR="008417AC">
        <w:rPr>
          <w:rFonts w:ascii="Arial" w:hAnsi="Arial" w:cs="Arial"/>
          <w:sz w:val="20"/>
          <w:szCs w:val="20"/>
        </w:rPr>
        <w:instrText xml:space="preserve"> ADDIN ZOTERO_ITEM CSL_CITATION {"citationID":"94sWQs1b","properties":{"formattedCitation":"\\super 4\\nosupersub{}","plainCitation":"4","noteIndex":0},"citationItems":[{"id":412,"uris":["http://zotero.org/users/13284053/items/QXZC887J"],"itemData":{"id":412,"type":"article-journal","abstract":"We previously showed that close relatives of human coronavirus 229E (HCoV-229E) exist in African bats. The small sample and limited genomic characterizations have prevented further analyses so far. Here, we tested 2,087 fecal specimens from 11 bat species sampled in Ghana for HCoV-229E-related viruses by reverse transcription-PCR (RT-PCR). Only hipposiderid bats tested positive. To compare the genetic diversity of bat viruses and HCoV-229E, we tested historical isolates and diagnostic specimens sampled globally over 10 years. Bat viruses were 5- and 6-fold more diversiﬁed than HCoV-229E in the RNA-dependent RNA polymerase (RdRp) and spike genes. In phylogenetic analyses, HCoV-229E strains were monophyletic and not intermixed with animal viruses. Bat viruses formed three large clades in close and more distant sister relationships. A recently described 229Erelated alpaca virus occupied an intermediate phylogenetic position between bat and human viruses. According to taxonomic criteria, human, alpaca, and bat viruses form a single CoV species showing evidence for multiple recombination events. HCoV229E and the alpaca virus showed a major deletion in the spike S1 region compared to all bat viruses. Analyses of four full genomes from 229E-related bat CoVs revealed an eighth open reading frame (ORF8) located at the genomic 3= end. ORF8 also existed in the 229E-related alpaca virus. Reanalysis of HCoV-229E sequences showed a conserved transcription regulatory sequence preceding remnants of this ORF, suggesting its loss after acquisition of a 229E-related CoV by humans. These data suggested an evolutionary origin of 229E-related CoVs in hipposiderid bats, hypothetically with camelids as intermediate hosts preceding the establishment of HCoV-229E.","container-title":"Journal of Virology","DOI":"10.1128/JVI.01755-15","ISSN":"0022-538X, 1098-5514","issue":"23","journalAbbreviation":"J Virol","language":"en","page":"11858-11870","source":"DOI.org (Crossref)","title":"Evidence for an Ancestral Association of Human Coronavirus 229E with Bats","volume":"89","author":[{"family":"Corman","given":"Victor Max"},{"family":"Baldwin","given":"Heather J."},{"family":"Tateno","given":"Adriana Fumie"},{"family":"Zerbinati","given":"Rodrigo Melim"},{"family":"Annan","given":"Augustina"},{"family":"Owusu","given":"Michael"},{"family":"Nkrumah","given":"Evans Ewald"},{"family":"Maganga","given":"Gael Darren"},{"family":"Oppong","given":"Samuel"},{"family":"Adu-Sarkodie","given":"Yaw"},{"family":"Vallo","given":"Peter"},{"family":"Da Silva Filho","given":"Luiz Vicente Ribeiro Ferreira"},{"family":"Leroy","given":"Eric M."},{"family":"Thiel","given":"Volker"},{"family":"Van Der Hoek","given":"Lia"},{"family":"Poon","given":"Leo L. M."},{"family":"Tschapka","given":"Marco"},{"family":"Drosten","given":"Christian"},{"family":"Drexler","given":"Jan Felix"}],"editor":[{"family":"Schultz-Cherry","given":"S."}],"issued":{"date-parts":[["2015",12]]}}}],"schema":"https://github.com/citation-style-language/schema/raw/master/csl-citation.json"} </w:instrText>
      </w:r>
      <w:r w:rsidR="009E1F11" w:rsidRPr="000E3D97">
        <w:rPr>
          <w:rFonts w:ascii="Arial" w:hAnsi="Arial" w:cs="Arial"/>
          <w:sz w:val="20"/>
          <w:szCs w:val="20"/>
        </w:rPr>
        <w:fldChar w:fldCharType="separate"/>
      </w:r>
      <w:r w:rsidR="008417AC" w:rsidRPr="008417AC">
        <w:rPr>
          <w:rFonts w:ascii="Arial" w:hAnsi="Arial" w:cs="Arial"/>
          <w:sz w:val="20"/>
          <w:szCs w:val="24"/>
          <w:vertAlign w:val="superscript"/>
        </w:rPr>
        <w:t>4</w:t>
      </w:r>
      <w:r w:rsidR="009E1F11" w:rsidRPr="000E3D97">
        <w:rPr>
          <w:rFonts w:ascii="Arial" w:hAnsi="Arial" w:cs="Arial"/>
          <w:sz w:val="20"/>
          <w:szCs w:val="20"/>
        </w:rPr>
        <w:fldChar w:fldCharType="end"/>
      </w:r>
      <w:r w:rsidR="009E1F11" w:rsidRPr="000E3D97">
        <w:rPr>
          <w:rFonts w:ascii="Arial" w:hAnsi="Arial" w:cs="Arial"/>
          <w:sz w:val="20"/>
          <w:szCs w:val="20"/>
        </w:rPr>
        <w:t xml:space="preserve">, and two SARS-related </w:t>
      </w:r>
      <w:del w:id="26" w:author="Domink_S" w:date="2024-04-22T06:46:00Z">
        <w:r w:rsidR="009E1F11" w:rsidRPr="000E3D97" w:rsidDel="008417AC">
          <w:rPr>
            <w:rFonts w:ascii="Arial" w:hAnsi="Arial" w:cs="Arial"/>
            <w:sz w:val="20"/>
            <w:szCs w:val="20"/>
          </w:rPr>
          <w:delText>beta-</w:delText>
        </w:r>
        <w:r w:rsidR="004A67E7" w:rsidDel="008417AC">
          <w:rPr>
            <w:rFonts w:ascii="Arial" w:hAnsi="Arial" w:cs="Arial"/>
            <w:sz w:val="20"/>
            <w:szCs w:val="20"/>
          </w:rPr>
          <w:delText>CoVs</w:delText>
        </w:r>
      </w:del>
      <w:proofErr w:type="spellStart"/>
      <w:ins w:id="27" w:author="Domink_S" w:date="2024-04-22T06:46:00Z">
        <w:r w:rsidR="008417AC">
          <w:rPr>
            <w:rFonts w:ascii="Arial" w:hAnsi="Arial" w:cs="Arial"/>
            <w:sz w:val="20"/>
            <w:szCs w:val="20"/>
          </w:rPr>
          <w:t>Betacoronaviruses</w:t>
        </w:r>
      </w:ins>
      <w:proofErr w:type="spellEnd"/>
      <w:r w:rsidR="009E1F11" w:rsidRPr="000E3D97">
        <w:rPr>
          <w:rFonts w:ascii="Arial" w:hAnsi="Arial" w:cs="Arial"/>
          <w:sz w:val="20"/>
          <w:szCs w:val="20"/>
        </w:rPr>
        <w:t>, named 2B and 2Bbasal</w:t>
      </w:r>
      <w:del w:id="28" w:author="Domink_S" w:date="2024-04-22T06:47:00Z">
        <w:r w:rsidR="009E1F11" w:rsidRPr="000E3D97" w:rsidDel="008417AC">
          <w:rPr>
            <w:rFonts w:ascii="Arial" w:hAnsi="Arial" w:cs="Arial"/>
            <w:sz w:val="20"/>
            <w:szCs w:val="20"/>
          </w:rPr>
          <w:delText xml:space="preserve"> </w:delText>
        </w:r>
      </w:del>
      <w:r w:rsidR="009E1F11" w:rsidRPr="000E3D97">
        <w:rPr>
          <w:rFonts w:ascii="Arial" w:hAnsi="Arial" w:cs="Arial"/>
          <w:sz w:val="20"/>
          <w:szCs w:val="20"/>
        </w:rPr>
        <w:fldChar w:fldCharType="begin"/>
      </w:r>
      <w:r w:rsidR="008417AC">
        <w:rPr>
          <w:rFonts w:ascii="Arial" w:hAnsi="Arial" w:cs="Arial"/>
          <w:sz w:val="20"/>
          <w:szCs w:val="20"/>
        </w:rPr>
        <w:instrText xml:space="preserve"> ADDIN ZOTERO_ITEM CSL_CITATION {"citationID":"pjdlY1TX","properties":{"formattedCitation":"\\super 1,5\\nosupersub{}","plainCitation":"1,5","noteIndex":0},"citationItems":[{"id":768,"uris":["http://zotero.org/users/13284053/items/IF56S5AV"],"itemData":{"id":768,"type":"article-journal","abstract":"Abstract\n            Anthropogenic disturbances and the subsequent loss of biodiversity are altering species abundances and communities. Since species vary in their pathogen competence, spatio-temporal changes in host assemblages may lead to changes in disease dynamics. We explore how longitudinal changes in bat species assemblages affect the disease dynamics of coronaviruses (CoVs) in more than 2300 cave-dwelling bats captured over two years from five caves in Ghana. This reveals uneven CoV infection patterns between closely related species, with the alpha-CoV 229E-like and SARS-related beta-CoV 2b emerging as multi-host pathogens. Prevalence and infection likelihood for both phylogenetically distinct CoVs is influenced by the abundance of competent species and naïve subadults. Broadly, bat species vary in CoV competence, and highly competent species are more common in less diverse communities, leading to increased CoV prevalence in less diverse bat assemblages. In line with the One Health framework, our work supports the notion that biodiversity conservation may be the most proactive measure to prevent the spread of pathogens with zoonotic potential.","container-title":"Nature Communications","DOI":"10.1038/s41467-024-46979-1","ISSN":"2041-1723","issue":"1","journalAbbreviation":"Nat Commun","language":"en","license":"All rights reserved","page":"2887","source":"DOI.org (Crossref)","title":"Bat species assemblage predicts coronavirus prevalence","volume":"15","author":[{"family":"Meyer","given":"Magdalena"},{"family":"Melville","given":"Dominik W."},{"family":"Baldwin","given":"Heather J."},{"family":"Wilhelm","given":"Kerstin"},{"family":"Nkrumah","given":"Evans Ewald"},{"family":"Badu","given":"Ebenezer K."},{"family":"Oppong","given":"Samuel Kingsley"},{"family":"Schwensow","given":"Nina"},{"family":"Stow","given":"Adam"},{"family":"Vallo","given":"Peter"},{"family":"Corman","given":"Victor M."},{"family":"Tschapka","given":"Marco"},{"family":"Drosten","given":"Christian"},{"family":"Sommer","given":"Simone"}],"issued":{"date-parts":[["2024",4,4]]}}},{"id":549,"uris":["http://zotero.org/users/13284053/items/2JP4CQYC"],"itemData":{"id":549,"type":"article-journal","abstract":"Hipposideros spp. bats harbor a coronavirus that shares common ancestry with human viruses., We tested 12 bat species in Ghana for coronavirus (CoV) RNA. The virus prevalence in insectivorous bats (n = 123) was 9.76%. CoV was not detected in 212 fecal samples from Eidolon helvum fruit bats. Leaf-nosed bats pertaining to Hipposideros ruber by morphology had group 1 and group 2 CoVs. Virus concentrations were &lt;45,000 copies/100 mg of bat feces. The diversified group 1 CoV shared a common ancestor with the human common cold virus hCoV-229E but not with hCoV-NL63, disputing hypotheses of common human descent. The most recent common ancestor of hCoV-229E and GhanaBt-CoVGrp1 existed in ≈1686–1800 ad. The GhanaBt-CoVGrp2 shared an old ancestor (≈2,400 years) with the severe acute respiratory syndrome–like group of CoV.","container-title":"Emerging Infectious Diseases","DOI":"10.3201/eid1509.090224","ISSN":"1080-6040","issue":"9","journalAbbreviation":"Emerg Infect Dis","note":"PMID: 19788804\nPMCID: PMC2819850","page":"1377-1384","source":"PubMed Central","title":"Distant Relatives of Severe Acute Respiratory Syndrome Coronavirus and Close Relatives of Human Coronavirus 229E in Bats, Ghana","volume":"15","author":[{"family":"Pfefferle","given":"Susanne"},{"family":"Oppong","given":"Samuel"},{"family":"Drexler","given":"Jan Felix"},{"family":"Gloza-Rausch","given":"Florian"},{"family":"Ipsen","given":"Anne"},{"family":"Seebens","given":"Antje"},{"family":"Müller","given":"Marcel A."},{"family":"Annan","given":"Augustina"},{"family":"Vallo","given":"Peter"},{"family":"Adu-Sarkodie","given":"Yaw"},{"family":"Kruppa","given":"Thomas F."},{"family":"Drosten","given":"Christian"}],"issued":{"date-parts":[["2009",9]]}}}],"schema":"https://github.com/citation-style-language/schema/raw/master/csl-citation.json"} </w:instrText>
      </w:r>
      <w:r w:rsidR="009E1F11" w:rsidRPr="000E3D97">
        <w:rPr>
          <w:rFonts w:ascii="Arial" w:hAnsi="Arial" w:cs="Arial"/>
          <w:sz w:val="20"/>
          <w:szCs w:val="20"/>
        </w:rPr>
        <w:fldChar w:fldCharType="separate"/>
      </w:r>
      <w:r w:rsidR="008417AC" w:rsidRPr="008417AC">
        <w:rPr>
          <w:rFonts w:ascii="Arial" w:hAnsi="Arial" w:cs="Arial"/>
          <w:sz w:val="20"/>
          <w:szCs w:val="24"/>
          <w:vertAlign w:val="superscript"/>
        </w:rPr>
        <w:t>1,5</w:t>
      </w:r>
      <w:r w:rsidR="009E1F11" w:rsidRPr="000E3D97">
        <w:rPr>
          <w:rFonts w:ascii="Arial" w:hAnsi="Arial" w:cs="Arial"/>
          <w:sz w:val="20"/>
          <w:szCs w:val="20"/>
        </w:rPr>
        <w:fldChar w:fldCharType="end"/>
      </w:r>
      <w:r w:rsidR="009E1F11" w:rsidRPr="000E3D97">
        <w:rPr>
          <w:rFonts w:ascii="Arial" w:hAnsi="Arial" w:cs="Arial"/>
          <w:sz w:val="20"/>
          <w:szCs w:val="20"/>
        </w:rPr>
        <w:t>.</w:t>
      </w:r>
      <w:r w:rsidR="004A4679" w:rsidRPr="000E3D97">
        <w:rPr>
          <w:rFonts w:ascii="Arial" w:hAnsi="Arial" w:cs="Arial"/>
          <w:sz w:val="20"/>
          <w:szCs w:val="20"/>
        </w:rPr>
        <w:t xml:space="preserve"> Our focal species </w:t>
      </w:r>
      <w:r w:rsidR="004A4679" w:rsidRPr="000E3D97">
        <w:rPr>
          <w:rFonts w:ascii="Arial" w:hAnsi="Arial" w:cs="Arial"/>
          <w:i/>
          <w:sz w:val="20"/>
          <w:szCs w:val="20"/>
        </w:rPr>
        <w:t xml:space="preserve">H. </w:t>
      </w:r>
      <w:proofErr w:type="spellStart"/>
      <w:r w:rsidR="004A67E7">
        <w:rPr>
          <w:rFonts w:ascii="Arial" w:hAnsi="Arial" w:cs="Arial"/>
          <w:i/>
          <w:sz w:val="20"/>
          <w:szCs w:val="20"/>
        </w:rPr>
        <w:t>caffer</w:t>
      </w:r>
      <w:proofErr w:type="spellEnd"/>
      <w:r w:rsidR="004A4679" w:rsidRPr="000E3D97">
        <w:rPr>
          <w:rFonts w:ascii="Arial" w:hAnsi="Arial" w:cs="Arial"/>
          <w:sz w:val="20"/>
          <w:szCs w:val="20"/>
        </w:rPr>
        <w:t xml:space="preserve"> </w:t>
      </w:r>
      <w:r w:rsidR="004A4679" w:rsidRPr="00AB3AA7">
        <w:rPr>
          <w:rFonts w:ascii="Arial" w:hAnsi="Arial" w:cs="Arial"/>
          <w:i/>
          <w:sz w:val="20"/>
          <w:szCs w:val="20"/>
        </w:rPr>
        <w:t>D</w:t>
      </w:r>
      <w:r w:rsidR="004A4679" w:rsidRPr="000E3D97">
        <w:rPr>
          <w:rFonts w:ascii="Arial" w:hAnsi="Arial" w:cs="Arial"/>
          <w:sz w:val="20"/>
          <w:szCs w:val="20"/>
        </w:rPr>
        <w:t xml:space="preserve"> hosts both SARS-related </w:t>
      </w:r>
      <w:del w:id="29" w:author="Domink_S" w:date="2024-04-22T06:47:00Z">
        <w:r w:rsidR="004A4679" w:rsidRPr="000E3D97" w:rsidDel="008417AC">
          <w:rPr>
            <w:rFonts w:ascii="Arial" w:hAnsi="Arial" w:cs="Arial"/>
            <w:sz w:val="20"/>
            <w:szCs w:val="20"/>
          </w:rPr>
          <w:delText>beta-</w:delText>
        </w:r>
      </w:del>
      <w:proofErr w:type="spellStart"/>
      <w:r w:rsidR="004A4679" w:rsidRPr="000E3D97">
        <w:rPr>
          <w:rFonts w:ascii="Arial" w:hAnsi="Arial" w:cs="Arial"/>
          <w:sz w:val="20"/>
          <w:szCs w:val="20"/>
        </w:rPr>
        <w:t>CoVs</w:t>
      </w:r>
      <w:proofErr w:type="spellEnd"/>
      <w:r w:rsidR="004A4679" w:rsidRPr="000E3D97">
        <w:rPr>
          <w:rFonts w:ascii="Arial" w:hAnsi="Arial" w:cs="Arial"/>
          <w:sz w:val="20"/>
          <w:szCs w:val="20"/>
        </w:rPr>
        <w:t xml:space="preserve"> and the 229E-like </w:t>
      </w:r>
      <w:del w:id="30" w:author="Domink_S" w:date="2024-04-22T06:47:00Z">
        <w:r w:rsidR="0025235B" w:rsidDel="008417AC">
          <w:rPr>
            <w:rFonts w:ascii="Arial" w:hAnsi="Arial" w:cs="Arial"/>
            <w:sz w:val="20"/>
            <w:szCs w:val="20"/>
          </w:rPr>
          <w:delText>alpha-</w:delText>
        </w:r>
      </w:del>
      <w:r w:rsidR="004A4679" w:rsidRPr="000E3D97">
        <w:rPr>
          <w:rFonts w:ascii="Arial" w:hAnsi="Arial" w:cs="Arial"/>
          <w:sz w:val="20"/>
          <w:szCs w:val="20"/>
        </w:rPr>
        <w:t>CoV</w:t>
      </w:r>
      <w:del w:id="31" w:author="Domink_S" w:date="2024-04-22T06:47:00Z">
        <w:r w:rsidR="004A4679" w:rsidRPr="000E3D97" w:rsidDel="008417AC">
          <w:rPr>
            <w:rFonts w:ascii="Arial" w:hAnsi="Arial" w:cs="Arial"/>
            <w:sz w:val="20"/>
            <w:szCs w:val="20"/>
          </w:rPr>
          <w:delText xml:space="preserve"> </w:delText>
        </w:r>
      </w:del>
      <w:r w:rsidR="00C45A68">
        <w:rPr>
          <w:rFonts w:ascii="Arial" w:hAnsi="Arial" w:cs="Arial"/>
          <w:sz w:val="20"/>
          <w:szCs w:val="20"/>
        </w:rPr>
        <w:fldChar w:fldCharType="begin"/>
      </w:r>
      <w:r w:rsidR="008417AC">
        <w:rPr>
          <w:rFonts w:ascii="Arial" w:hAnsi="Arial" w:cs="Arial"/>
          <w:sz w:val="20"/>
          <w:szCs w:val="20"/>
        </w:rPr>
        <w:instrText xml:space="preserve"> ADDIN ZOTERO_ITEM CSL_CITATION {"citationID":"01HxIvif","properties":{"formattedCitation":"\\super 1\\nosupersub{}","plainCitation":"1","noteIndex":0},"citationItems":[{"id":768,"uris":["http://zotero.org/users/13284053/items/IF56S5AV"],"itemData":{"id":768,"type":"article-journal","abstract":"Abstract\n            Anthropogenic disturbances and the subsequent loss of biodiversity are altering species abundances and communities. Since species vary in their pathogen competence, spatio-temporal changes in host assemblages may lead to changes in disease dynamics. We explore how longitudinal changes in bat species assemblages affect the disease dynamics of coronaviruses (CoVs) in more than 2300 cave-dwelling bats captured over two years from five caves in Ghana. This reveals uneven CoV infection patterns between closely related species, with the alpha-CoV 229E-like and SARS-related beta-CoV 2b emerging as multi-host pathogens. Prevalence and infection likelihood for both phylogenetically distinct CoVs is influenced by the abundance of competent species and naïve subadults. Broadly, bat species vary in CoV competence, and highly competent species are more common in less diverse communities, leading to increased CoV prevalence in less diverse bat assemblages. In line with the One Health framework, our work supports the notion that biodiversity conservation may be the most proactive measure to prevent the spread of pathogens with zoonotic potential.","container-title":"Nature Communications","DOI":"10.1038/s41467-024-46979-1","ISSN":"2041-1723","issue":"1","journalAbbreviation":"Nat Commun","language":"en","license":"All rights reserved","page":"2887","source":"DOI.org (Crossref)","title":"Bat species assemblage predicts coronavirus prevalence","volume":"15","author":[{"family":"Meyer","given":"Magdalena"},{"family":"Melville","given":"Dominik W."},{"family":"Baldwin","given":"Heather J."},{"family":"Wilhelm","given":"Kerstin"},{"family":"Nkrumah","given":"Evans Ewald"},{"family":"Badu","given":"Ebenezer K."},{"family":"Oppong","given":"Samuel Kingsley"},{"family":"Schwensow","given":"Nina"},{"family":"Stow","given":"Adam"},{"family":"Vallo","given":"Peter"},{"family":"Corman","given":"Victor M."},{"family":"Tschapka","given":"Marco"},{"family":"Drosten","given":"Christian"},{"family":"Sommer","given":"Simone"}],"issued":{"date-parts":[["2024",4,4]]}}}],"schema":"https://github.com/citation-style-language/schema/raw/master/csl-citation.json"} </w:instrText>
      </w:r>
      <w:r w:rsidR="00C45A68">
        <w:rPr>
          <w:rFonts w:ascii="Arial" w:hAnsi="Arial" w:cs="Arial"/>
          <w:sz w:val="20"/>
          <w:szCs w:val="20"/>
        </w:rPr>
        <w:fldChar w:fldCharType="separate"/>
      </w:r>
      <w:r w:rsidR="008417AC" w:rsidRPr="008417AC">
        <w:rPr>
          <w:rFonts w:ascii="Arial" w:hAnsi="Arial" w:cs="Arial"/>
          <w:sz w:val="20"/>
          <w:szCs w:val="24"/>
          <w:vertAlign w:val="superscript"/>
        </w:rPr>
        <w:t>1</w:t>
      </w:r>
      <w:r w:rsidR="00C45A68">
        <w:rPr>
          <w:rFonts w:ascii="Arial" w:hAnsi="Arial" w:cs="Arial"/>
          <w:sz w:val="20"/>
          <w:szCs w:val="20"/>
        </w:rPr>
        <w:fldChar w:fldCharType="end"/>
      </w:r>
      <w:r w:rsidR="004A4679" w:rsidRPr="000E3D97">
        <w:rPr>
          <w:rFonts w:ascii="Arial" w:hAnsi="Arial" w:cs="Arial"/>
          <w:sz w:val="20"/>
          <w:szCs w:val="20"/>
        </w:rPr>
        <w:t xml:space="preserve">. Notably, </w:t>
      </w:r>
      <w:r w:rsidR="004A4679" w:rsidRPr="000E3D97">
        <w:rPr>
          <w:rFonts w:ascii="Arial" w:hAnsi="Arial" w:cs="Arial"/>
          <w:i/>
          <w:sz w:val="20"/>
          <w:szCs w:val="20"/>
        </w:rPr>
        <w:t xml:space="preserve">H. </w:t>
      </w:r>
      <w:proofErr w:type="spellStart"/>
      <w:r w:rsidR="004A67E7">
        <w:rPr>
          <w:rFonts w:ascii="Arial" w:hAnsi="Arial" w:cs="Arial"/>
          <w:i/>
          <w:sz w:val="20"/>
          <w:szCs w:val="20"/>
        </w:rPr>
        <w:t>caffer</w:t>
      </w:r>
      <w:proofErr w:type="spellEnd"/>
      <w:r w:rsidR="004A4679" w:rsidRPr="000E3D97">
        <w:rPr>
          <w:rFonts w:ascii="Arial" w:hAnsi="Arial" w:cs="Arial"/>
          <w:sz w:val="20"/>
          <w:szCs w:val="20"/>
        </w:rPr>
        <w:t xml:space="preserve"> </w:t>
      </w:r>
      <w:r w:rsidR="004A4679" w:rsidRPr="00AB3AA7">
        <w:rPr>
          <w:rFonts w:ascii="Arial" w:hAnsi="Arial" w:cs="Arial"/>
          <w:i/>
          <w:sz w:val="20"/>
          <w:szCs w:val="20"/>
        </w:rPr>
        <w:t>D</w:t>
      </w:r>
      <w:r w:rsidR="004A4679" w:rsidRPr="000E3D97">
        <w:rPr>
          <w:rFonts w:ascii="Arial" w:hAnsi="Arial" w:cs="Arial"/>
          <w:sz w:val="20"/>
          <w:szCs w:val="20"/>
        </w:rPr>
        <w:t xml:space="preserve"> is thought to be </w:t>
      </w:r>
      <w:r w:rsidR="00BA6E6C" w:rsidRPr="000E3D97">
        <w:rPr>
          <w:rFonts w:ascii="Arial" w:hAnsi="Arial" w:cs="Arial"/>
          <w:sz w:val="20"/>
          <w:szCs w:val="20"/>
        </w:rPr>
        <w:t xml:space="preserve">particularly </w:t>
      </w:r>
      <w:r w:rsidR="004A4679" w:rsidRPr="000E3D97">
        <w:rPr>
          <w:rFonts w:ascii="Arial" w:hAnsi="Arial" w:cs="Arial"/>
          <w:sz w:val="20"/>
          <w:szCs w:val="20"/>
        </w:rPr>
        <w:t>susceptible to infections with the SARS-related CoV-2B</w:t>
      </w:r>
      <w:del w:id="32" w:author="Domink_S" w:date="2024-04-22T06:47:00Z">
        <w:r w:rsidR="004A4679" w:rsidRPr="000E3D97" w:rsidDel="008417AC">
          <w:rPr>
            <w:rFonts w:ascii="Arial" w:hAnsi="Arial" w:cs="Arial"/>
            <w:sz w:val="20"/>
            <w:szCs w:val="20"/>
          </w:rPr>
          <w:delText xml:space="preserve"> </w:delText>
        </w:r>
      </w:del>
      <w:r w:rsidR="00C45A68">
        <w:rPr>
          <w:rFonts w:ascii="Arial" w:hAnsi="Arial" w:cs="Arial"/>
          <w:sz w:val="20"/>
          <w:szCs w:val="20"/>
        </w:rPr>
        <w:fldChar w:fldCharType="begin"/>
      </w:r>
      <w:r w:rsidR="008417AC">
        <w:rPr>
          <w:rFonts w:ascii="Arial" w:hAnsi="Arial" w:cs="Arial"/>
          <w:sz w:val="20"/>
          <w:szCs w:val="20"/>
        </w:rPr>
        <w:instrText xml:space="preserve"> ADDIN ZOTERO_ITEM CSL_CITATION {"citationID":"ExQ27ceq","properties":{"formattedCitation":"\\super 1\\nosupersub{}","plainCitation":"1","noteIndex":0},"citationItems":[{"id":768,"uris":["http://zotero.org/users/13284053/items/IF56S5AV"],"itemData":{"id":768,"type":"article-journal","abstract":"Abstract\n            Anthropogenic disturbances and the subsequent loss of biodiversity are altering species abundances and communities. Since species vary in their pathogen competence, spatio-temporal changes in host assemblages may lead to changes in disease dynamics. We explore how longitudinal changes in bat species assemblages affect the disease dynamics of coronaviruses (CoVs) in more than 2300 cave-dwelling bats captured over two years from five caves in Ghana. This reveals uneven CoV infection patterns between closely related species, with the alpha-CoV 229E-like and SARS-related beta-CoV 2b emerging as multi-host pathogens. Prevalence and infection likelihood for both phylogenetically distinct CoVs is influenced by the abundance of competent species and naïve subadults. Broadly, bat species vary in CoV competence, and highly competent species are more common in less diverse communities, leading to increased CoV prevalence in less diverse bat assemblages. In line with the One Health framework, our work supports the notion that biodiversity conservation may be the most proactive measure to prevent the spread of pathogens with zoonotic potential.","container-title":"Nature Communications","DOI":"10.1038/s41467-024-46979-1","ISSN":"2041-1723","issue":"1","journalAbbreviation":"Nat Commun","language":"en","license":"All rights reserved","page":"2887","source":"DOI.org (Crossref)","title":"Bat species assemblage predicts coronavirus prevalence","volume":"15","author":[{"family":"Meyer","given":"Magdalena"},{"family":"Melville","given":"Dominik W."},{"family":"Baldwin","given":"Heather J."},{"family":"Wilhelm","given":"Kerstin"},{"family":"Nkrumah","given":"Evans Ewald"},{"family":"Badu","given":"Ebenezer K."},{"family":"Oppong","given":"Samuel Kingsley"},{"family":"Schwensow","given":"Nina"},{"family":"Stow","given":"Adam"},{"family":"Vallo","given":"Peter"},{"family":"Corman","given":"Victor M."},{"family":"Tschapka","given":"Marco"},{"family":"Drosten","given":"Christian"},{"family":"Sommer","given":"Simone"}],"issued":{"date-parts":[["2024",4,4]]}}}],"schema":"https://github.com/citation-style-language/schema/raw/master/csl-citation.json"} </w:instrText>
      </w:r>
      <w:r w:rsidR="00C45A68">
        <w:rPr>
          <w:rFonts w:ascii="Arial" w:hAnsi="Arial" w:cs="Arial"/>
          <w:sz w:val="20"/>
          <w:szCs w:val="20"/>
        </w:rPr>
        <w:fldChar w:fldCharType="separate"/>
      </w:r>
      <w:r w:rsidR="008417AC" w:rsidRPr="008417AC">
        <w:rPr>
          <w:rFonts w:ascii="Arial" w:hAnsi="Arial" w:cs="Arial"/>
          <w:sz w:val="20"/>
          <w:szCs w:val="24"/>
          <w:vertAlign w:val="superscript"/>
        </w:rPr>
        <w:t>1</w:t>
      </w:r>
      <w:r w:rsidR="00C45A68">
        <w:rPr>
          <w:rFonts w:ascii="Arial" w:hAnsi="Arial" w:cs="Arial"/>
          <w:sz w:val="20"/>
          <w:szCs w:val="20"/>
        </w:rPr>
        <w:fldChar w:fldCharType="end"/>
      </w:r>
      <w:r w:rsidR="004A4679" w:rsidRPr="000E3D97">
        <w:rPr>
          <w:rFonts w:ascii="Arial" w:hAnsi="Arial" w:cs="Arial"/>
          <w:sz w:val="20"/>
          <w:szCs w:val="20"/>
        </w:rPr>
        <w:t>, which could hint at the species’ role as main reservoir to this virus.</w:t>
      </w:r>
      <w:r w:rsidR="000E3D97" w:rsidRPr="000E3D97">
        <w:rPr>
          <w:rFonts w:ascii="Arial" w:hAnsi="Arial" w:cs="Arial"/>
          <w:sz w:val="20"/>
          <w:szCs w:val="20"/>
        </w:rPr>
        <w:t xml:space="preserve"> After viral screening, we recorded the infection status (as category, i.e., positive for CoV-229E-like, CoV-2B, or CoV-2Bbasal) and infection intensity estimated based on cycle threshold </w:t>
      </w:r>
      <w:r w:rsidR="004A67E7">
        <w:rPr>
          <w:rFonts w:ascii="Arial" w:hAnsi="Arial" w:cs="Arial"/>
          <w:sz w:val="20"/>
          <w:szCs w:val="20"/>
        </w:rPr>
        <w:t xml:space="preserve">(CT) </w:t>
      </w:r>
      <w:r w:rsidR="000E3D97" w:rsidRPr="000E3D97">
        <w:rPr>
          <w:rFonts w:ascii="Arial" w:hAnsi="Arial" w:cs="Arial"/>
          <w:sz w:val="20"/>
          <w:szCs w:val="20"/>
        </w:rPr>
        <w:t xml:space="preserve">value for each sample. </w:t>
      </w:r>
    </w:p>
    <w:p w14:paraId="02166C91" w14:textId="7BC860A7" w:rsidR="00F0679B" w:rsidRPr="000E3D97" w:rsidRDefault="00F0679B" w:rsidP="000E3D97">
      <w:pPr>
        <w:jc w:val="both"/>
        <w:rPr>
          <w:rFonts w:ascii="Arial" w:hAnsi="Arial" w:cs="Arial"/>
          <w:sz w:val="20"/>
          <w:szCs w:val="20"/>
        </w:rPr>
      </w:pPr>
      <w:r w:rsidRPr="000E3D97">
        <w:rPr>
          <w:rFonts w:ascii="Arial" w:hAnsi="Arial" w:cs="Arial"/>
          <w:sz w:val="20"/>
          <w:szCs w:val="20"/>
        </w:rPr>
        <w:t xml:space="preserve">Bacterial DNA was extracted from the remainder of the </w:t>
      </w:r>
      <w:proofErr w:type="spellStart"/>
      <w:r w:rsidRPr="000E3D97">
        <w:rPr>
          <w:rFonts w:ascii="Arial" w:hAnsi="Arial" w:cs="Arial"/>
          <w:sz w:val="20"/>
          <w:szCs w:val="20"/>
        </w:rPr>
        <w:t>fecal</w:t>
      </w:r>
      <w:proofErr w:type="spellEnd"/>
      <w:r w:rsidRPr="000E3D97">
        <w:rPr>
          <w:rFonts w:ascii="Arial" w:hAnsi="Arial" w:cs="Arial"/>
          <w:sz w:val="20"/>
          <w:szCs w:val="20"/>
        </w:rPr>
        <w:t xml:space="preserve"> material for </w:t>
      </w:r>
      <w:r w:rsidR="00BA6E6C" w:rsidRPr="000E3D97">
        <w:rPr>
          <w:rFonts w:ascii="Arial" w:hAnsi="Arial" w:cs="Arial"/>
          <w:sz w:val="20"/>
          <w:szCs w:val="20"/>
        </w:rPr>
        <w:t>2</w:t>
      </w:r>
      <w:r w:rsidR="002D4390">
        <w:rPr>
          <w:rFonts w:ascii="Arial" w:hAnsi="Arial" w:cs="Arial"/>
          <w:sz w:val="20"/>
          <w:szCs w:val="20"/>
        </w:rPr>
        <w:t>21</w:t>
      </w:r>
      <w:r w:rsidRPr="000E3D97">
        <w:rPr>
          <w:rFonts w:ascii="Arial" w:hAnsi="Arial" w:cs="Arial"/>
          <w:sz w:val="20"/>
          <w:szCs w:val="20"/>
        </w:rPr>
        <w:t xml:space="preserve"> samples as per instructions of the </w:t>
      </w:r>
      <w:proofErr w:type="spellStart"/>
      <w:r w:rsidRPr="000E3D97">
        <w:rPr>
          <w:rFonts w:ascii="Arial" w:hAnsi="Arial" w:cs="Arial"/>
          <w:sz w:val="20"/>
          <w:szCs w:val="20"/>
        </w:rPr>
        <w:t>NucleoSpin</w:t>
      </w:r>
      <w:proofErr w:type="spellEnd"/>
      <w:r w:rsidRPr="000E3D97">
        <w:rPr>
          <w:rFonts w:ascii="Arial" w:hAnsi="Arial" w:cs="Arial"/>
          <w:sz w:val="20"/>
          <w:szCs w:val="20"/>
        </w:rPr>
        <w:t xml:space="preserve"> Soil Kit (</w:t>
      </w:r>
      <w:proofErr w:type="spellStart"/>
      <w:r w:rsidRPr="000E3D97">
        <w:rPr>
          <w:rFonts w:ascii="Arial" w:hAnsi="Arial" w:cs="Arial"/>
          <w:sz w:val="20"/>
          <w:szCs w:val="20"/>
        </w:rPr>
        <w:t>Macherey</w:t>
      </w:r>
      <w:proofErr w:type="spellEnd"/>
      <w:r w:rsidRPr="000E3D97">
        <w:rPr>
          <w:rFonts w:ascii="Arial" w:hAnsi="Arial" w:cs="Arial"/>
          <w:sz w:val="20"/>
          <w:szCs w:val="20"/>
        </w:rPr>
        <w:t xml:space="preserve">-Nagel, Germany). This includes a bead-beating step to mechanically lyse bacterial cells during two 3-minute pulses with ceramic beads using the </w:t>
      </w:r>
      <w:proofErr w:type="spellStart"/>
      <w:r w:rsidRPr="000E3D97">
        <w:rPr>
          <w:rFonts w:ascii="Arial" w:hAnsi="Arial" w:cs="Arial"/>
          <w:sz w:val="20"/>
          <w:szCs w:val="20"/>
        </w:rPr>
        <w:t>SpeedMill</w:t>
      </w:r>
      <w:proofErr w:type="spellEnd"/>
      <w:r w:rsidRPr="000E3D97">
        <w:rPr>
          <w:rFonts w:ascii="Arial" w:hAnsi="Arial" w:cs="Arial"/>
          <w:sz w:val="20"/>
          <w:szCs w:val="20"/>
        </w:rPr>
        <w:t xml:space="preserve"> PLUS (</w:t>
      </w:r>
      <w:proofErr w:type="spellStart"/>
      <w:r w:rsidRPr="000E3D97">
        <w:rPr>
          <w:rFonts w:ascii="Arial" w:hAnsi="Arial" w:cs="Arial"/>
          <w:sz w:val="20"/>
          <w:szCs w:val="20"/>
        </w:rPr>
        <w:t>Analytik</w:t>
      </w:r>
      <w:proofErr w:type="spellEnd"/>
      <w:r w:rsidRPr="000E3D97">
        <w:rPr>
          <w:rFonts w:ascii="Arial" w:hAnsi="Arial" w:cs="Arial"/>
          <w:sz w:val="20"/>
          <w:szCs w:val="20"/>
        </w:rPr>
        <w:t xml:space="preserve"> Jena, Germany). After centrifugation, the supernatant was transferred to new collection tubes just prior to precipitation. We followed the protocol for the remaining steps. We included ten extraction blank</w:t>
      </w:r>
      <w:r w:rsidR="00BA6E6C" w:rsidRPr="000E3D97">
        <w:rPr>
          <w:rFonts w:ascii="Arial" w:hAnsi="Arial" w:cs="Arial"/>
          <w:sz w:val="20"/>
          <w:szCs w:val="20"/>
        </w:rPr>
        <w:t>s</w:t>
      </w:r>
      <w:r w:rsidRPr="000E3D97">
        <w:rPr>
          <w:rFonts w:ascii="Arial" w:hAnsi="Arial" w:cs="Arial"/>
          <w:sz w:val="20"/>
          <w:szCs w:val="20"/>
        </w:rPr>
        <w:t xml:space="preserve"> and six standardised communit</w:t>
      </w:r>
      <w:r w:rsidR="00BA6E6C" w:rsidRPr="000E3D97">
        <w:rPr>
          <w:rFonts w:ascii="Arial" w:hAnsi="Arial" w:cs="Arial"/>
          <w:sz w:val="20"/>
          <w:szCs w:val="20"/>
        </w:rPr>
        <w:t>ies</w:t>
      </w:r>
      <w:r w:rsidRPr="000E3D97">
        <w:rPr>
          <w:rFonts w:ascii="Arial" w:hAnsi="Arial" w:cs="Arial"/>
          <w:sz w:val="20"/>
          <w:szCs w:val="20"/>
        </w:rPr>
        <w:t xml:space="preserve"> (</w:t>
      </w:r>
      <w:proofErr w:type="spellStart"/>
      <w:r w:rsidR="00BA6E6C" w:rsidRPr="000E3D97">
        <w:rPr>
          <w:rFonts w:ascii="Arial" w:hAnsi="Arial" w:cs="Arial"/>
          <w:sz w:val="20"/>
          <w:szCs w:val="20"/>
        </w:rPr>
        <w:t>ZymoBIOMICS</w:t>
      </w:r>
      <w:proofErr w:type="spellEnd"/>
      <w:r w:rsidR="00120EBB">
        <w:rPr>
          <w:rFonts w:ascii="Arial" w:hAnsi="Arial" w:cs="Arial"/>
          <w:sz w:val="20"/>
          <w:szCs w:val="20"/>
        </w:rPr>
        <w:t xml:space="preserve"> Microbial Community DNA Standard, </w:t>
      </w:r>
      <w:proofErr w:type="spellStart"/>
      <w:r w:rsidR="00120EBB">
        <w:rPr>
          <w:rFonts w:ascii="Arial" w:hAnsi="Arial" w:cs="Arial"/>
          <w:sz w:val="20"/>
          <w:szCs w:val="20"/>
        </w:rPr>
        <w:t>Zymo</w:t>
      </w:r>
      <w:proofErr w:type="spellEnd"/>
      <w:r w:rsidR="00120EBB">
        <w:rPr>
          <w:rFonts w:ascii="Arial" w:hAnsi="Arial" w:cs="Arial"/>
          <w:sz w:val="20"/>
          <w:szCs w:val="20"/>
        </w:rPr>
        <w:t xml:space="preserve"> Research, </w:t>
      </w:r>
      <w:r w:rsidR="0028144E">
        <w:rPr>
          <w:rFonts w:ascii="Arial" w:hAnsi="Arial" w:cs="Arial"/>
          <w:sz w:val="20"/>
          <w:szCs w:val="20"/>
        </w:rPr>
        <w:t>Germany</w:t>
      </w:r>
      <w:r w:rsidRPr="000E3D97">
        <w:rPr>
          <w:rFonts w:ascii="Arial" w:hAnsi="Arial" w:cs="Arial"/>
          <w:sz w:val="20"/>
          <w:szCs w:val="20"/>
        </w:rPr>
        <w:t>).</w:t>
      </w:r>
    </w:p>
    <w:p w14:paraId="314FA49C" w14:textId="42DDF08A" w:rsidR="00F0679B" w:rsidRPr="000E3D97" w:rsidRDefault="00F0679B" w:rsidP="000E3D97">
      <w:pPr>
        <w:jc w:val="both"/>
        <w:rPr>
          <w:rFonts w:ascii="Arial" w:hAnsi="Arial" w:cs="Arial"/>
          <w:sz w:val="20"/>
          <w:szCs w:val="20"/>
        </w:rPr>
      </w:pPr>
      <w:r w:rsidRPr="000E3D97">
        <w:rPr>
          <w:rFonts w:ascii="Arial" w:hAnsi="Arial" w:cs="Arial"/>
          <w:sz w:val="20"/>
          <w:szCs w:val="20"/>
        </w:rPr>
        <w:t xml:space="preserve">We amplified the V4 region of the 16S rRNA gene using the </w:t>
      </w:r>
      <w:r w:rsidR="00BA6E6C" w:rsidRPr="000E3D97">
        <w:rPr>
          <w:rFonts w:ascii="Arial" w:hAnsi="Arial" w:cs="Arial"/>
          <w:sz w:val="20"/>
          <w:szCs w:val="20"/>
        </w:rPr>
        <w:t xml:space="preserve">515F-806R </w:t>
      </w:r>
      <w:r w:rsidRPr="000E3D97">
        <w:rPr>
          <w:rFonts w:ascii="Arial" w:hAnsi="Arial" w:cs="Arial"/>
          <w:sz w:val="20"/>
          <w:szCs w:val="20"/>
        </w:rPr>
        <w:t>primer pair (</w:t>
      </w:r>
      <w:proofErr w:type="spellStart"/>
      <w:r w:rsidRPr="000E3D97">
        <w:rPr>
          <w:rFonts w:ascii="Arial" w:hAnsi="Arial" w:cs="Arial"/>
          <w:sz w:val="20"/>
          <w:szCs w:val="20"/>
        </w:rPr>
        <w:t>Fwd</w:t>
      </w:r>
      <w:proofErr w:type="spellEnd"/>
      <w:r w:rsidRPr="000E3D97">
        <w:rPr>
          <w:rFonts w:ascii="Arial" w:hAnsi="Arial" w:cs="Arial"/>
          <w:sz w:val="20"/>
          <w:szCs w:val="20"/>
        </w:rPr>
        <w:t>: 5’-</w:t>
      </w:r>
      <w:r w:rsidR="00D36E46" w:rsidRPr="00D36E46">
        <w:rPr>
          <w:rFonts w:ascii="Arial" w:hAnsi="Arial" w:cs="Arial"/>
          <w:sz w:val="20"/>
          <w:szCs w:val="20"/>
        </w:rPr>
        <w:t>GTG</w:t>
      </w:r>
      <w:r w:rsidR="00D36E46">
        <w:rPr>
          <w:rFonts w:ascii="Arial" w:hAnsi="Arial" w:cs="Arial"/>
          <w:sz w:val="20"/>
          <w:szCs w:val="20"/>
        </w:rPr>
        <w:t>C</w:t>
      </w:r>
      <w:r w:rsidR="00D36E46" w:rsidRPr="00D36E46">
        <w:rPr>
          <w:rFonts w:ascii="Arial" w:hAnsi="Arial" w:cs="Arial"/>
          <w:sz w:val="20"/>
          <w:szCs w:val="20"/>
        </w:rPr>
        <w:t>CAGCMGCCGCGGTAA</w:t>
      </w:r>
      <w:r w:rsidRPr="000E3D97">
        <w:rPr>
          <w:rFonts w:ascii="Arial" w:hAnsi="Arial" w:cs="Arial"/>
          <w:sz w:val="20"/>
          <w:szCs w:val="20"/>
        </w:rPr>
        <w:t xml:space="preserve">-3’; </w:t>
      </w:r>
      <w:proofErr w:type="spellStart"/>
      <w:r w:rsidRPr="000E3D97">
        <w:rPr>
          <w:rFonts w:ascii="Arial" w:hAnsi="Arial" w:cs="Arial"/>
          <w:sz w:val="20"/>
          <w:szCs w:val="20"/>
        </w:rPr>
        <w:t>Rvs</w:t>
      </w:r>
      <w:proofErr w:type="spellEnd"/>
      <w:r w:rsidRPr="000E3D97">
        <w:rPr>
          <w:rFonts w:ascii="Arial" w:hAnsi="Arial" w:cs="Arial"/>
          <w:sz w:val="20"/>
          <w:szCs w:val="20"/>
        </w:rPr>
        <w:t>: 5’-</w:t>
      </w:r>
      <w:r w:rsidR="00D36E46" w:rsidRPr="000E3D97" w:rsidDel="00D36E46">
        <w:rPr>
          <w:rFonts w:ascii="Arial" w:hAnsi="Arial" w:cs="Arial"/>
          <w:sz w:val="20"/>
          <w:szCs w:val="20"/>
        </w:rPr>
        <w:t xml:space="preserve"> </w:t>
      </w:r>
      <w:r w:rsidR="00D36E46" w:rsidRPr="00D36E46">
        <w:rPr>
          <w:rFonts w:ascii="Arial" w:hAnsi="Arial" w:cs="Arial"/>
          <w:sz w:val="20"/>
          <w:szCs w:val="20"/>
        </w:rPr>
        <w:t>GGACTACHVGGGTWTCTAAT</w:t>
      </w:r>
      <w:r w:rsidRPr="000E3D97">
        <w:rPr>
          <w:rFonts w:ascii="Arial" w:hAnsi="Arial" w:cs="Arial"/>
          <w:sz w:val="20"/>
          <w:szCs w:val="20"/>
        </w:rPr>
        <w:t>-3’)</w:t>
      </w:r>
      <w:r w:rsidR="00D36E46">
        <w:rPr>
          <w:rFonts w:ascii="Arial" w:hAnsi="Arial" w:cs="Arial"/>
          <w:sz w:val="20"/>
          <w:szCs w:val="20"/>
        </w:rPr>
        <w:t xml:space="preserve"> </w:t>
      </w:r>
      <w:r w:rsidR="00E07EA4">
        <w:rPr>
          <w:rFonts w:ascii="Arial" w:hAnsi="Arial" w:cs="Arial"/>
          <w:sz w:val="20"/>
          <w:szCs w:val="20"/>
        </w:rPr>
        <w:fldChar w:fldCharType="begin"/>
      </w:r>
      <w:r w:rsidR="008417AC">
        <w:rPr>
          <w:rFonts w:ascii="Arial" w:hAnsi="Arial" w:cs="Arial"/>
          <w:sz w:val="20"/>
          <w:szCs w:val="20"/>
        </w:rPr>
        <w:instrText xml:space="preserve"> ADDIN ZOTERO_ITEM CSL_CITATION {"citationID":"QGd4o8Uu","properties":{"formattedCitation":"\\super 7\\nosupersub{}","plainCitation":"7","noteIndex":0},"citationItems":[{"id":764,"uris":["http://zotero.org/users/13284053/items/JBQVNXAL"],"itemData":{"id":764,"type":"article-journal","abstract":"The ongoing revolution in high-throughput sequencing continues to democratize the ability of small groups of investigators to map the microbial component of the biosphere. In particular, the coevolution of new sequencing platforms and new software tools allows data acquisition and analysis on an unprecedented scale. Here we report the next stage in this coevolutionary arms race, using the Illumina GAIIx platform to sequence a diverse array of 25 environmental samples and three known “mock communities” at a depth averaging 3.1 million reads per sample. We demonstrate excellent consistency in taxonomic recovery and recapture diversity patterns that were previously reported on the basis of metaanalysis of many studies from the literature (notably, the saline/nonsaline split in environmental samples and the split between host-associated and free-living communities). We also demonstrate that 2,000 Illumina single-end reads are sufficient to recapture the same relationships among samples that we observe with the full dataset. The results thus open up the possibility of conducting large-scale studies analyzing thousands of samples simultaneously to survey microbial communities at an unprecedented spatial and temporal resolution.","container-title":"Proceedings of the National Academy of Sciences","DOI":"10.1073/pnas.1000080107","issue":"supplement_1","note":"publisher: Proceedings of the National Academy of Sciences","page":"4516-4522","source":"pnas.org (Atypon)","title":"Global patterns of 16S rRNA diversity at a depth of millions of sequences per sample","volume":"108","author":[{"family":"Caporaso","given":"J. Gregory"},{"family":"Lauber","given":"Christian L."},{"family":"Walters","given":"William A."},{"family":"Berg-Lyons","given":"Donna"},{"family":"Lozupone","given":"Catherine A."},{"family":"Turnbaugh","given":"Peter J."},{"family":"Fierer","given":"Noah"},{"family":"Knight","given":"Rob"}],"issued":{"date-parts":[["2011",3,15]]}}}],"schema":"https://github.com/citation-style-language/schema/raw/master/csl-citation.json"} </w:instrText>
      </w:r>
      <w:r w:rsidR="00E07EA4">
        <w:rPr>
          <w:rFonts w:ascii="Arial" w:hAnsi="Arial" w:cs="Arial"/>
          <w:sz w:val="20"/>
          <w:szCs w:val="20"/>
        </w:rPr>
        <w:fldChar w:fldCharType="separate"/>
      </w:r>
      <w:r w:rsidR="008417AC" w:rsidRPr="008417AC">
        <w:rPr>
          <w:rFonts w:ascii="Arial" w:hAnsi="Arial" w:cs="Arial"/>
          <w:sz w:val="20"/>
          <w:szCs w:val="24"/>
          <w:vertAlign w:val="superscript"/>
        </w:rPr>
        <w:t>7</w:t>
      </w:r>
      <w:r w:rsidR="00E07EA4">
        <w:rPr>
          <w:rFonts w:ascii="Arial" w:hAnsi="Arial" w:cs="Arial"/>
          <w:sz w:val="20"/>
          <w:szCs w:val="20"/>
        </w:rPr>
        <w:fldChar w:fldCharType="end"/>
      </w:r>
      <w:r w:rsidR="00E07EA4">
        <w:rPr>
          <w:rFonts w:ascii="Arial" w:hAnsi="Arial" w:cs="Arial"/>
          <w:sz w:val="20"/>
          <w:szCs w:val="20"/>
        </w:rPr>
        <w:t xml:space="preserve"> </w:t>
      </w:r>
      <w:r w:rsidRPr="000E3D97">
        <w:rPr>
          <w:rFonts w:ascii="Arial" w:hAnsi="Arial" w:cs="Arial"/>
          <w:sz w:val="20"/>
          <w:szCs w:val="20"/>
        </w:rPr>
        <w:t xml:space="preserve">and added Illumina adaptor sequences using the </w:t>
      </w:r>
      <w:proofErr w:type="spellStart"/>
      <w:r w:rsidRPr="000E3D97">
        <w:rPr>
          <w:rFonts w:ascii="Arial" w:hAnsi="Arial" w:cs="Arial"/>
          <w:sz w:val="20"/>
          <w:szCs w:val="20"/>
        </w:rPr>
        <w:t>Fluidigm</w:t>
      </w:r>
      <w:proofErr w:type="spellEnd"/>
      <w:r w:rsidRPr="000E3D97">
        <w:rPr>
          <w:rFonts w:ascii="Arial" w:hAnsi="Arial" w:cs="Arial"/>
          <w:sz w:val="20"/>
          <w:szCs w:val="20"/>
        </w:rPr>
        <w:t xml:space="preserve"> Access Array for Illumina Sequencing</w:t>
      </w:r>
      <w:r w:rsidR="00BA6E6C" w:rsidRPr="000E3D97">
        <w:rPr>
          <w:rFonts w:ascii="Arial" w:hAnsi="Arial" w:cs="Arial"/>
          <w:sz w:val="20"/>
          <w:szCs w:val="20"/>
        </w:rPr>
        <w:t xml:space="preserve"> </w:t>
      </w:r>
      <w:r w:rsidR="00BA6E6C" w:rsidRPr="00E07EA4">
        <w:rPr>
          <w:rFonts w:ascii="Arial" w:hAnsi="Arial" w:cs="Arial"/>
          <w:sz w:val="20"/>
          <w:szCs w:val="20"/>
        </w:rPr>
        <w:t>(Access Array System for Illumina Sequencing Systems, ©</w:t>
      </w:r>
      <w:r w:rsidR="0028144E" w:rsidRPr="00E07EA4">
        <w:rPr>
          <w:rFonts w:ascii="Arial" w:hAnsi="Arial" w:cs="Arial"/>
          <w:sz w:val="20"/>
          <w:szCs w:val="20"/>
        </w:rPr>
        <w:t xml:space="preserve"> Standard Bio Tools, USA</w:t>
      </w:r>
      <w:r w:rsidR="00BA6E6C" w:rsidRPr="00E07EA4">
        <w:rPr>
          <w:rFonts w:ascii="Arial" w:hAnsi="Arial" w:cs="Arial"/>
          <w:sz w:val="20"/>
          <w:szCs w:val="20"/>
        </w:rPr>
        <w:t>)</w:t>
      </w:r>
      <w:r w:rsidRPr="00E07EA4">
        <w:rPr>
          <w:rFonts w:ascii="Arial" w:hAnsi="Arial" w:cs="Arial"/>
          <w:sz w:val="20"/>
          <w:szCs w:val="20"/>
        </w:rPr>
        <w:t xml:space="preserve">. Post purification </w:t>
      </w:r>
      <w:r w:rsidR="00BA6E6C" w:rsidRPr="00E07EA4">
        <w:rPr>
          <w:rFonts w:ascii="Arial" w:hAnsi="Arial" w:cs="Arial"/>
          <w:sz w:val="20"/>
          <w:szCs w:val="20"/>
        </w:rPr>
        <w:t>(</w:t>
      </w:r>
      <w:proofErr w:type="spellStart"/>
      <w:r w:rsidR="00BA6E6C" w:rsidRPr="00E07EA4">
        <w:rPr>
          <w:rFonts w:ascii="Arial" w:hAnsi="Arial" w:cs="Arial"/>
          <w:sz w:val="20"/>
          <w:szCs w:val="20"/>
        </w:rPr>
        <w:t>NucleoMag</w:t>
      </w:r>
      <w:proofErr w:type="spellEnd"/>
      <w:r w:rsidR="0028144E" w:rsidRPr="00E07EA4">
        <w:rPr>
          <w:rFonts w:ascii="Arial" w:hAnsi="Arial" w:cs="Arial"/>
          <w:sz w:val="20"/>
          <w:szCs w:val="20"/>
        </w:rPr>
        <w:t xml:space="preserve"> NGS clean-up and size select</w:t>
      </w:r>
      <w:r w:rsidR="00BA6E6C" w:rsidRPr="00E07EA4">
        <w:rPr>
          <w:rFonts w:ascii="Arial" w:hAnsi="Arial" w:cs="Arial"/>
          <w:sz w:val="20"/>
          <w:szCs w:val="20"/>
        </w:rPr>
        <w:t xml:space="preserve">, </w:t>
      </w:r>
      <w:proofErr w:type="spellStart"/>
      <w:r w:rsidR="00BA6E6C" w:rsidRPr="00E07EA4">
        <w:rPr>
          <w:rFonts w:ascii="Arial" w:hAnsi="Arial" w:cs="Arial"/>
          <w:sz w:val="20"/>
          <w:szCs w:val="20"/>
        </w:rPr>
        <w:t>Macherey</w:t>
      </w:r>
      <w:proofErr w:type="spellEnd"/>
      <w:r w:rsidR="00BA6E6C" w:rsidRPr="00E07EA4">
        <w:rPr>
          <w:rFonts w:ascii="Arial" w:hAnsi="Arial" w:cs="Arial"/>
          <w:sz w:val="20"/>
          <w:szCs w:val="20"/>
        </w:rPr>
        <w:t xml:space="preserve">-Nagel, Germany) </w:t>
      </w:r>
      <w:r w:rsidRPr="00E07EA4">
        <w:rPr>
          <w:rFonts w:ascii="Arial" w:hAnsi="Arial" w:cs="Arial"/>
          <w:sz w:val="20"/>
          <w:szCs w:val="20"/>
        </w:rPr>
        <w:t xml:space="preserve">and quantification </w:t>
      </w:r>
      <w:r w:rsidR="00BA6E6C" w:rsidRPr="00E07EA4">
        <w:rPr>
          <w:rFonts w:ascii="Arial" w:hAnsi="Arial" w:cs="Arial"/>
          <w:sz w:val="20"/>
          <w:szCs w:val="20"/>
        </w:rPr>
        <w:t>(</w:t>
      </w:r>
      <w:proofErr w:type="spellStart"/>
      <w:r w:rsidR="0028144E" w:rsidRPr="00E07EA4">
        <w:rPr>
          <w:rFonts w:ascii="Arial" w:hAnsi="Arial" w:cs="Arial"/>
          <w:sz w:val="20"/>
          <w:szCs w:val="20"/>
        </w:rPr>
        <w:t>QuantiFluor</w:t>
      </w:r>
      <w:proofErr w:type="spellEnd"/>
      <w:r w:rsidR="0028144E" w:rsidRPr="00E07EA4">
        <w:rPr>
          <w:rFonts w:ascii="Arial" w:hAnsi="Arial" w:cs="Arial"/>
          <w:sz w:val="20"/>
          <w:szCs w:val="20"/>
        </w:rPr>
        <w:t xml:space="preserve"> dsDNA System, Promega, USA</w:t>
      </w:r>
      <w:r w:rsidR="00BA6E6C" w:rsidRPr="00E07EA4">
        <w:rPr>
          <w:rFonts w:ascii="Arial" w:hAnsi="Arial" w:cs="Arial"/>
          <w:sz w:val="20"/>
          <w:szCs w:val="20"/>
        </w:rPr>
        <w:t>)</w:t>
      </w:r>
      <w:r w:rsidR="00BA6E6C" w:rsidRPr="000E3D97">
        <w:rPr>
          <w:rFonts w:ascii="Arial" w:hAnsi="Arial" w:cs="Arial"/>
          <w:sz w:val="20"/>
          <w:szCs w:val="20"/>
        </w:rPr>
        <w:t xml:space="preserve"> </w:t>
      </w:r>
      <w:r w:rsidRPr="000E3D97">
        <w:rPr>
          <w:rFonts w:ascii="Arial" w:hAnsi="Arial" w:cs="Arial"/>
          <w:sz w:val="20"/>
          <w:szCs w:val="20"/>
        </w:rPr>
        <w:t xml:space="preserve">the normalized pooled sample library was sequenced as paired-end run on the Illumina </w:t>
      </w:r>
      <w:proofErr w:type="spellStart"/>
      <w:r w:rsidRPr="000E3D97">
        <w:rPr>
          <w:rFonts w:ascii="Arial" w:hAnsi="Arial" w:cs="Arial"/>
          <w:sz w:val="20"/>
          <w:szCs w:val="20"/>
        </w:rPr>
        <w:t>MiSeq</w:t>
      </w:r>
      <w:proofErr w:type="spellEnd"/>
      <w:r w:rsidRPr="000E3D97">
        <w:rPr>
          <w:rFonts w:ascii="Arial" w:hAnsi="Arial" w:cs="Arial"/>
          <w:sz w:val="20"/>
          <w:szCs w:val="20"/>
        </w:rPr>
        <w:t xml:space="preserve"> platform at the Institute for Human Genetics, University Hospital of Bonn. </w:t>
      </w:r>
      <w:r w:rsidR="004A67E7">
        <w:rPr>
          <w:rFonts w:ascii="Arial" w:hAnsi="Arial" w:cs="Arial"/>
          <w:sz w:val="20"/>
          <w:szCs w:val="20"/>
        </w:rPr>
        <w:t>A total of nine</w:t>
      </w:r>
      <w:r w:rsidRPr="000E3D97">
        <w:rPr>
          <w:rFonts w:ascii="Arial" w:hAnsi="Arial" w:cs="Arial"/>
          <w:sz w:val="20"/>
          <w:szCs w:val="20"/>
        </w:rPr>
        <w:t xml:space="preserve"> PCR control</w:t>
      </w:r>
      <w:r w:rsidR="00C144F4">
        <w:rPr>
          <w:rFonts w:ascii="Arial" w:hAnsi="Arial" w:cs="Arial"/>
          <w:sz w:val="20"/>
          <w:szCs w:val="20"/>
        </w:rPr>
        <w:t>s</w:t>
      </w:r>
      <w:r w:rsidRPr="000E3D97">
        <w:rPr>
          <w:rFonts w:ascii="Arial" w:hAnsi="Arial" w:cs="Arial"/>
          <w:sz w:val="20"/>
          <w:szCs w:val="20"/>
        </w:rPr>
        <w:t xml:space="preserve"> </w:t>
      </w:r>
      <w:r w:rsidR="004A67E7">
        <w:rPr>
          <w:rFonts w:ascii="Arial" w:hAnsi="Arial" w:cs="Arial"/>
          <w:sz w:val="20"/>
          <w:szCs w:val="20"/>
        </w:rPr>
        <w:t>were</w:t>
      </w:r>
      <w:r w:rsidRPr="000E3D97">
        <w:rPr>
          <w:rFonts w:ascii="Arial" w:hAnsi="Arial" w:cs="Arial"/>
          <w:sz w:val="20"/>
          <w:szCs w:val="20"/>
        </w:rPr>
        <w:t xml:space="preserve"> included.</w:t>
      </w:r>
    </w:p>
    <w:p w14:paraId="576AB569" w14:textId="77777777" w:rsidR="00F0679B" w:rsidRPr="000E3D97" w:rsidRDefault="00F0679B" w:rsidP="00F0679B">
      <w:pPr>
        <w:rPr>
          <w:rFonts w:ascii="Arial" w:hAnsi="Arial" w:cs="Arial"/>
          <w:i/>
          <w:iCs/>
          <w:sz w:val="20"/>
          <w:szCs w:val="20"/>
        </w:rPr>
      </w:pPr>
      <w:r w:rsidRPr="000E3D97">
        <w:rPr>
          <w:rFonts w:ascii="Arial" w:hAnsi="Arial" w:cs="Arial"/>
          <w:i/>
          <w:iCs/>
          <w:sz w:val="20"/>
          <w:szCs w:val="20"/>
        </w:rPr>
        <w:lastRenderedPageBreak/>
        <w:t>Bioinformatic pipeline</w:t>
      </w:r>
    </w:p>
    <w:p w14:paraId="33BE6B97" w14:textId="08EE11EB" w:rsidR="000E3D97" w:rsidRPr="000E3D97" w:rsidRDefault="00F0679B" w:rsidP="000E3D97">
      <w:pPr>
        <w:jc w:val="both"/>
        <w:rPr>
          <w:rFonts w:ascii="Arial" w:hAnsi="Arial" w:cs="Arial"/>
          <w:sz w:val="20"/>
          <w:szCs w:val="20"/>
        </w:rPr>
      </w:pPr>
      <w:r w:rsidRPr="000E3D97">
        <w:rPr>
          <w:rFonts w:ascii="Arial" w:hAnsi="Arial" w:cs="Arial"/>
          <w:sz w:val="20"/>
          <w:szCs w:val="20"/>
        </w:rPr>
        <w:t>The reads were processed with the DADA2 plug-in in QIIME 2 (v2021.8.0</w:t>
      </w:r>
      <w:del w:id="33" w:author="Domink_S" w:date="2024-04-22T06:50:00Z">
        <w:r w:rsidR="0056760E" w:rsidRPr="000E3D97" w:rsidDel="008417AC">
          <w:rPr>
            <w:rFonts w:ascii="Arial" w:hAnsi="Arial" w:cs="Arial"/>
            <w:sz w:val="20"/>
            <w:szCs w:val="20"/>
          </w:rPr>
          <w:delText xml:space="preserve">, </w:delText>
        </w:r>
        <w:r w:rsidR="0056760E" w:rsidRPr="000E3D97" w:rsidDel="008417AC">
          <w:rPr>
            <w:rFonts w:ascii="Arial" w:hAnsi="Arial" w:cs="Arial"/>
            <w:sz w:val="20"/>
            <w:szCs w:val="20"/>
          </w:rPr>
          <w:fldChar w:fldCharType="begin"/>
        </w:r>
        <w:r w:rsidR="008417AC" w:rsidDel="008417AC">
          <w:rPr>
            <w:rFonts w:ascii="Arial" w:hAnsi="Arial" w:cs="Arial"/>
            <w:sz w:val="20"/>
            <w:szCs w:val="20"/>
          </w:rPr>
          <w:delInstrText xml:space="preserve"> ADDIN ZOTERO_ITEM CSL_CITATION {"citationID":"4yz7MObf","properties":{"formattedCitation":"\\super 8\\nosupersub{}","plainCitation":"8","noteIndex":0},"citationItems":[{"id":395,"uris":["http://zotero.org/users/13284053/items/AHDU43AA"],"itemData":{"id":395,"type":"article-journal","container-title":"Nature Biotechnology","DOI":"10.1038/s41587-019-0209-9","ISSN":"1546-1696","issue":"8","journalAbbreviation":"Nat Biotechnol","language":"en","license":"2019 The Author(s), under exclusive licence to Springer Nature America, Inc.","note":"number: 8\npublisher: Nature Publishing Group","page":"852-857","source":"www.nature.com","title":"Reproducible,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K."},{"family":"Da Silva","given":"Ricardo"},{"family":"Diener","given":"Christian"},{"family":"Dorrestein","given":"Pieter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delInstrText>
        </w:r>
        <w:r w:rsidR="0056760E" w:rsidRPr="000E3D97" w:rsidDel="008417AC">
          <w:rPr>
            <w:rFonts w:ascii="Arial" w:hAnsi="Arial" w:cs="Arial"/>
            <w:sz w:val="20"/>
            <w:szCs w:val="20"/>
          </w:rPr>
          <w:fldChar w:fldCharType="separate"/>
        </w:r>
        <w:r w:rsidR="008417AC" w:rsidRPr="008417AC" w:rsidDel="008417AC">
          <w:rPr>
            <w:rFonts w:ascii="Arial" w:hAnsi="Arial" w:cs="Arial"/>
            <w:sz w:val="20"/>
            <w:szCs w:val="24"/>
            <w:vertAlign w:val="superscript"/>
          </w:rPr>
          <w:delText>8</w:delText>
        </w:r>
        <w:r w:rsidR="0056760E" w:rsidRPr="000E3D97" w:rsidDel="008417AC">
          <w:rPr>
            <w:rFonts w:ascii="Arial" w:hAnsi="Arial" w:cs="Arial"/>
            <w:sz w:val="20"/>
            <w:szCs w:val="20"/>
          </w:rPr>
          <w:fldChar w:fldCharType="end"/>
        </w:r>
      </w:del>
      <w:r w:rsidRPr="000E3D97">
        <w:rPr>
          <w:rFonts w:ascii="Arial" w:hAnsi="Arial" w:cs="Arial"/>
          <w:sz w:val="20"/>
          <w:szCs w:val="20"/>
        </w:rPr>
        <w:t>)</w:t>
      </w:r>
      <w:ins w:id="34" w:author="Domink_S" w:date="2024-04-22T06:50:00Z">
        <w:r w:rsidR="008417AC" w:rsidRPr="000E3D97">
          <w:rPr>
            <w:rFonts w:ascii="Arial" w:hAnsi="Arial" w:cs="Arial"/>
            <w:sz w:val="20"/>
            <w:szCs w:val="20"/>
          </w:rPr>
          <w:fldChar w:fldCharType="begin"/>
        </w:r>
        <w:r w:rsidR="008417AC">
          <w:rPr>
            <w:rFonts w:ascii="Arial" w:hAnsi="Arial" w:cs="Arial"/>
            <w:sz w:val="20"/>
            <w:szCs w:val="20"/>
          </w:rPr>
          <w:instrText xml:space="preserve"> ADDIN ZOTERO_ITEM CSL_CITATION {"citationID":"4yz7MObf","properties":{"formattedCitation":"\\super 8\\nosupersub{}","plainCitation":"8","noteIndex":0},"citationItems":[{"id":395,"uris":["http://zotero.org/users/13284053/items/AHDU43AA"],"itemData":{"id":395,"type":"article-journal","container-title":"Nature Biotechnology","DOI":"10.1038/s41587-019-0209-9","ISSN":"1546-1696","issue":"8","journalAbbreviation":"Nat Biotechnol","language":"en","license":"2019 The Author(s), under exclusive licence to Springer Nature America, Inc.","note":"number: 8\npublisher: Nature Publishing Group","page":"852-857","source":"www.nature.com","title":"Reproducible,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K."},{"family":"Da Silva","given":"Ricardo"},{"family":"Diener","given":"Christian"},{"family":"Dorrestein","given":"Pieter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008417AC" w:rsidRPr="000E3D97">
          <w:rPr>
            <w:rFonts w:ascii="Arial" w:hAnsi="Arial" w:cs="Arial"/>
            <w:sz w:val="20"/>
            <w:szCs w:val="20"/>
          </w:rPr>
          <w:fldChar w:fldCharType="separate"/>
        </w:r>
        <w:r w:rsidR="008417AC" w:rsidRPr="008417AC">
          <w:rPr>
            <w:rFonts w:ascii="Arial" w:hAnsi="Arial" w:cs="Arial"/>
            <w:sz w:val="20"/>
            <w:szCs w:val="24"/>
            <w:vertAlign w:val="superscript"/>
          </w:rPr>
          <w:t>8</w:t>
        </w:r>
        <w:r w:rsidR="008417AC" w:rsidRPr="000E3D97">
          <w:rPr>
            <w:rFonts w:ascii="Arial" w:hAnsi="Arial" w:cs="Arial"/>
            <w:sz w:val="20"/>
            <w:szCs w:val="20"/>
          </w:rPr>
          <w:fldChar w:fldCharType="end"/>
        </w:r>
      </w:ins>
      <w:r w:rsidRPr="000E3D97">
        <w:rPr>
          <w:rFonts w:ascii="Arial" w:hAnsi="Arial" w:cs="Arial"/>
          <w:sz w:val="20"/>
          <w:szCs w:val="20"/>
        </w:rPr>
        <w:t>, removing primers, denoising reads, detecting and removing chimeras, merging paired-end reads, and differentiating between single amino acid sequence variants (ASVs</w:t>
      </w:r>
      <w:del w:id="35" w:author="Domink_S" w:date="2024-04-22T06:51:00Z">
        <w:r w:rsidR="0056760E" w:rsidRPr="000E3D97" w:rsidDel="008417AC">
          <w:rPr>
            <w:rFonts w:ascii="Arial" w:hAnsi="Arial" w:cs="Arial"/>
            <w:sz w:val="20"/>
            <w:szCs w:val="20"/>
          </w:rPr>
          <w:delText>,</w:delText>
        </w:r>
      </w:del>
      <w:del w:id="36" w:author="Domink_S" w:date="2024-04-22T06:50:00Z">
        <w:r w:rsidR="0056760E" w:rsidRPr="000E3D97" w:rsidDel="008417AC">
          <w:rPr>
            <w:rFonts w:ascii="Arial" w:hAnsi="Arial" w:cs="Arial"/>
            <w:sz w:val="20"/>
            <w:szCs w:val="20"/>
          </w:rPr>
          <w:delText xml:space="preserve"> </w:delText>
        </w:r>
        <w:r w:rsidR="0056760E" w:rsidRPr="000E3D97" w:rsidDel="008417AC">
          <w:rPr>
            <w:rFonts w:ascii="Arial" w:hAnsi="Arial" w:cs="Arial"/>
            <w:sz w:val="20"/>
            <w:szCs w:val="20"/>
          </w:rPr>
          <w:fldChar w:fldCharType="begin"/>
        </w:r>
        <w:r w:rsidR="008417AC" w:rsidDel="008417AC">
          <w:rPr>
            <w:rFonts w:ascii="Arial" w:hAnsi="Arial" w:cs="Arial"/>
            <w:sz w:val="20"/>
            <w:szCs w:val="20"/>
          </w:rPr>
          <w:delInstrText xml:space="preserve"> ADDIN ZOTERO_ITEM CSL_CITATION {"citationID":"Mhj1MHTv","properties":{"formattedCitation":"\\super 9\\nosupersub{}","plainCitation":"9","noteIndex":0},"citationItems":[{"id":232,"uris":["http://zotero.org/users/13284053/items/7XQ3D5XM"],"itemData":{"id":232,"type":"article-journal","container-title":"Nature Methods","DOI":"10.1038/nmeth.3869","ISSN":"1548-7091, 1548-7105","issue":"7","journalAbbreviation":"Nat Methods","language":"en","page":"581-583","source":"DOI.org (Crossref)","title":"DADA2: High-resolution sample inference from Illumina amplicon data","title-short":"DADA2","volume":"13","author":[{"family":"Callahan","given":"Benjamin J"},{"family":"McMurdie","given":"Paul J"},{"family":"Rosen","given":"Michael J"},{"family":"Han","given":"Andrew W"},{"family":"Johnson","given":"Amy Jo A"},{"family":"Holmes","given":"Susan P"}],"issued":{"date-parts":[["2016",7]]}}}],"schema":"https://github.com/citation-style-language/schema/raw/master/csl-citation.json"} </w:delInstrText>
        </w:r>
        <w:r w:rsidR="0056760E" w:rsidRPr="000E3D97" w:rsidDel="008417AC">
          <w:rPr>
            <w:rFonts w:ascii="Arial" w:hAnsi="Arial" w:cs="Arial"/>
            <w:sz w:val="20"/>
            <w:szCs w:val="20"/>
          </w:rPr>
          <w:fldChar w:fldCharType="separate"/>
        </w:r>
        <w:r w:rsidR="008417AC" w:rsidRPr="008417AC" w:rsidDel="008417AC">
          <w:rPr>
            <w:rFonts w:ascii="Arial" w:hAnsi="Arial" w:cs="Arial"/>
            <w:sz w:val="20"/>
            <w:szCs w:val="24"/>
            <w:vertAlign w:val="superscript"/>
          </w:rPr>
          <w:delText>9</w:delText>
        </w:r>
        <w:r w:rsidR="0056760E" w:rsidRPr="000E3D97" w:rsidDel="008417AC">
          <w:rPr>
            <w:rFonts w:ascii="Arial" w:hAnsi="Arial" w:cs="Arial"/>
            <w:sz w:val="20"/>
            <w:szCs w:val="20"/>
          </w:rPr>
          <w:fldChar w:fldCharType="end"/>
        </w:r>
      </w:del>
      <w:r w:rsidR="0056760E" w:rsidRPr="000E3D97">
        <w:rPr>
          <w:rFonts w:ascii="Arial" w:hAnsi="Arial" w:cs="Arial"/>
          <w:sz w:val="20"/>
          <w:szCs w:val="20"/>
        </w:rPr>
        <w:t>)</w:t>
      </w:r>
      <w:ins w:id="37" w:author="Domink_S" w:date="2024-04-22T06:51:00Z">
        <w:r w:rsidR="008417AC" w:rsidRPr="000E3D97">
          <w:rPr>
            <w:rFonts w:ascii="Arial" w:hAnsi="Arial" w:cs="Arial"/>
            <w:sz w:val="20"/>
            <w:szCs w:val="20"/>
          </w:rPr>
          <w:fldChar w:fldCharType="begin"/>
        </w:r>
        <w:r w:rsidR="008417AC">
          <w:rPr>
            <w:rFonts w:ascii="Arial" w:hAnsi="Arial" w:cs="Arial"/>
            <w:sz w:val="20"/>
            <w:szCs w:val="20"/>
          </w:rPr>
          <w:instrText xml:space="preserve"> ADDIN ZOTERO_ITEM CSL_CITATION {"citationID":"Mhj1MHTv","properties":{"formattedCitation":"\\super 9\\nosupersub{}","plainCitation":"9","noteIndex":0},"citationItems":[{"id":232,"uris":["http://zotero.org/users/13284053/items/7XQ3D5XM"],"itemData":{"id":232,"type":"article-journal","container-title":"Nature Methods","DOI":"10.1038/nmeth.3869","ISSN":"1548-7091, 1548-7105","issue":"7","journalAbbreviation":"Nat Methods","language":"en","page":"581-583","source":"DOI.org (Crossref)","title":"DADA2: High-resolution sample inference from Illumina amplicon data","title-short":"DADA2","volume":"13","author":[{"family":"Callahan","given":"Benjamin J"},{"family":"McMurdie","given":"Paul J"},{"family":"Rosen","given":"Michael J"},{"family":"Han","given":"Andrew W"},{"family":"Johnson","given":"Amy Jo A"},{"family":"Holmes","given":"Susan P"}],"issued":{"date-parts":[["2016",7]]}}}],"schema":"https://github.com/citation-style-language/schema/raw/master/csl-citation.json"} </w:instrText>
        </w:r>
        <w:r w:rsidR="008417AC" w:rsidRPr="000E3D97">
          <w:rPr>
            <w:rFonts w:ascii="Arial" w:hAnsi="Arial" w:cs="Arial"/>
            <w:sz w:val="20"/>
            <w:szCs w:val="20"/>
          </w:rPr>
          <w:fldChar w:fldCharType="separate"/>
        </w:r>
        <w:r w:rsidR="008417AC" w:rsidRPr="008417AC">
          <w:rPr>
            <w:rFonts w:ascii="Arial" w:hAnsi="Arial" w:cs="Arial"/>
            <w:sz w:val="20"/>
            <w:szCs w:val="24"/>
            <w:vertAlign w:val="superscript"/>
          </w:rPr>
          <w:t>9</w:t>
        </w:r>
        <w:r w:rsidR="008417AC" w:rsidRPr="000E3D97">
          <w:rPr>
            <w:rFonts w:ascii="Arial" w:hAnsi="Arial" w:cs="Arial"/>
            <w:sz w:val="20"/>
            <w:szCs w:val="20"/>
          </w:rPr>
          <w:fldChar w:fldCharType="end"/>
        </w:r>
      </w:ins>
      <w:r w:rsidRPr="000E3D97">
        <w:rPr>
          <w:rFonts w:ascii="Arial" w:hAnsi="Arial" w:cs="Arial"/>
          <w:sz w:val="20"/>
          <w:szCs w:val="20"/>
        </w:rPr>
        <w:t xml:space="preserve">. ASVs were then assigned their taxonomy using </w:t>
      </w:r>
      <w:del w:id="38" w:author="Domink_S" w:date="2024-04-22T06:51:00Z">
        <w:r w:rsidRPr="000E3D97" w:rsidDel="008417AC">
          <w:rPr>
            <w:rFonts w:ascii="Arial" w:hAnsi="Arial" w:cs="Arial"/>
            <w:sz w:val="20"/>
            <w:szCs w:val="20"/>
          </w:rPr>
          <w:delText xml:space="preserve">the </w:delText>
        </w:r>
      </w:del>
      <w:r w:rsidRPr="000E3D97">
        <w:rPr>
          <w:rFonts w:ascii="Arial" w:hAnsi="Arial" w:cs="Arial"/>
          <w:sz w:val="20"/>
          <w:szCs w:val="20"/>
        </w:rPr>
        <w:t>SILVA (v138) as reference database</w:t>
      </w:r>
      <w:del w:id="39" w:author="Domink_S" w:date="2024-04-22T06:51:00Z">
        <w:r w:rsidRPr="000E3D97" w:rsidDel="008417AC">
          <w:rPr>
            <w:rFonts w:ascii="Arial" w:hAnsi="Arial" w:cs="Arial"/>
            <w:sz w:val="20"/>
            <w:szCs w:val="20"/>
          </w:rPr>
          <w:delText xml:space="preserve"> </w:delText>
        </w:r>
      </w:del>
      <w:r w:rsidR="0056760E" w:rsidRPr="000E3D97">
        <w:rPr>
          <w:rFonts w:ascii="Arial" w:hAnsi="Arial" w:cs="Arial"/>
          <w:sz w:val="20"/>
          <w:szCs w:val="20"/>
        </w:rPr>
        <w:fldChar w:fldCharType="begin"/>
      </w:r>
      <w:r w:rsidR="008417AC">
        <w:rPr>
          <w:rFonts w:ascii="Arial" w:hAnsi="Arial" w:cs="Arial"/>
          <w:sz w:val="20"/>
          <w:szCs w:val="20"/>
        </w:rPr>
        <w:instrText xml:space="preserve"> ADDIN ZOTERO_ITEM CSL_CITATION {"citationID":"NTd7qb3L","properties":{"formattedCitation":"\\super 10\\nosupersub{}","plainCitation":"10","noteIndex":0},"citationItems":[{"id":242,"uris":["http://zotero.org/users/13284053/items/WAMUGN2V"],"itemData":{"id":242,"type":"article-journal","abstract":"SILVA (from Latin silva, forest, http://www.arb-silva. 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approaches.","container-title":"Nucleic Acids Research","DOI":"10.1093/nar/gks1219","ISSN":"0305-1048, 1362-4962","issue":"D1","language":"en","page":"D590-D596","source":"DOI.org (Crossref)","title":"The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Oliver"}],"issued":{"date-parts":[["2012",11,27]]}}}],"schema":"https://github.com/citation-style-language/schema/raw/master/csl-citation.json"} </w:instrText>
      </w:r>
      <w:r w:rsidR="0056760E" w:rsidRPr="000E3D97">
        <w:rPr>
          <w:rFonts w:ascii="Arial" w:hAnsi="Arial" w:cs="Arial"/>
          <w:sz w:val="20"/>
          <w:szCs w:val="20"/>
        </w:rPr>
        <w:fldChar w:fldCharType="separate"/>
      </w:r>
      <w:r w:rsidR="008417AC" w:rsidRPr="008417AC">
        <w:rPr>
          <w:rFonts w:ascii="Arial" w:hAnsi="Arial" w:cs="Arial"/>
          <w:sz w:val="20"/>
          <w:szCs w:val="24"/>
          <w:vertAlign w:val="superscript"/>
        </w:rPr>
        <w:t>10</w:t>
      </w:r>
      <w:r w:rsidR="0056760E" w:rsidRPr="000E3D97">
        <w:rPr>
          <w:rFonts w:ascii="Arial" w:hAnsi="Arial" w:cs="Arial"/>
          <w:sz w:val="20"/>
          <w:szCs w:val="20"/>
        </w:rPr>
        <w:fldChar w:fldCharType="end"/>
      </w:r>
      <w:r w:rsidRPr="000E3D97">
        <w:rPr>
          <w:rFonts w:ascii="Arial" w:hAnsi="Arial" w:cs="Arial"/>
          <w:sz w:val="20"/>
          <w:szCs w:val="20"/>
        </w:rPr>
        <w:t xml:space="preserve">. ASVs unassigned at the phylum level or identified to originate from chloroplast or mitochondrial sequences were excluded from subsequent analyses. An unrooted, phylogenetic tree was build using </w:t>
      </w:r>
      <w:r w:rsidR="0056760E" w:rsidRPr="000E3D97">
        <w:rPr>
          <w:rFonts w:ascii="Arial" w:hAnsi="Arial" w:cs="Arial"/>
          <w:sz w:val="20"/>
          <w:szCs w:val="20"/>
        </w:rPr>
        <w:t>Mafft</w:t>
      </w:r>
      <w:del w:id="40" w:author="Domink_S" w:date="2024-04-22T06:51:00Z">
        <w:r w:rsidR="0056760E" w:rsidRPr="000E3D97" w:rsidDel="008417AC">
          <w:rPr>
            <w:rFonts w:ascii="Arial" w:hAnsi="Arial" w:cs="Arial"/>
            <w:sz w:val="20"/>
            <w:szCs w:val="20"/>
          </w:rPr>
          <w:delText xml:space="preserve"> </w:delText>
        </w:r>
      </w:del>
      <w:r w:rsidR="0056760E" w:rsidRPr="000E3D97">
        <w:rPr>
          <w:rFonts w:ascii="Arial" w:hAnsi="Arial" w:cs="Arial"/>
          <w:sz w:val="20"/>
          <w:szCs w:val="20"/>
        </w:rPr>
        <w:fldChar w:fldCharType="begin"/>
      </w:r>
      <w:r w:rsidR="008417AC">
        <w:rPr>
          <w:rFonts w:ascii="Arial" w:hAnsi="Arial" w:cs="Arial"/>
          <w:sz w:val="20"/>
          <w:szCs w:val="20"/>
        </w:rPr>
        <w:instrText xml:space="preserve"> ADDIN ZOTERO_ITEM CSL_CITATION {"citationID":"N4g4PNHK","properties":{"formattedCitation":"\\super 11\\nosupersub{}","plainCitation":"11","noteIndex":0},"citationItems":[{"id":237,"uris":["http://zotero.org/users/13284053/items/MAYWL8KP"],"itemData":{"id":237,"type":"article-journal","abstract":"We report a major update of the MAFFT multiple sequence alignment program. This version has several new features, including options for adding unaligned sequences into an existing alignment, adjustment of direction in nucleotide alignment, constrained alignment and parallel processing, which were implemented after the previous major update. This report shows actual examples to explain how these features work, alone and in combination. Some examples incorrectly aligned by MAFFT are also shown to clarify its limitations. We discuss how to avoid misalignments, and our ongoing efforts to overcome such limitations.","container-title":"Molecular Biology and Evolution","DOI":"10.1093/molbev/mst010","ISSN":"0737-4038, 1537-1719","issue":"4","journalAbbreviation":"Molecular Biology and Evolution","language":"en","page":"772-780","source":"DOI.org (Crossref)","title":"MAFFT Multiple Sequence Alignment Software Version 7: Improvements in Performance and Usability","title-short":"MAFFT Multiple Sequence Alignment Software Version 7","volume":"30","author":[{"family":"Katoh","given":"K."},{"family":"Standley","given":"D. M."}],"issued":{"date-parts":[["2013",4,1]]}}}],"schema":"https://github.com/citation-style-language/schema/raw/master/csl-citation.json"} </w:instrText>
      </w:r>
      <w:r w:rsidR="0056760E" w:rsidRPr="000E3D97">
        <w:rPr>
          <w:rFonts w:ascii="Arial" w:hAnsi="Arial" w:cs="Arial"/>
          <w:sz w:val="20"/>
          <w:szCs w:val="20"/>
        </w:rPr>
        <w:fldChar w:fldCharType="separate"/>
      </w:r>
      <w:r w:rsidR="008417AC" w:rsidRPr="008417AC">
        <w:rPr>
          <w:rFonts w:ascii="Arial" w:hAnsi="Arial" w:cs="Arial"/>
          <w:sz w:val="20"/>
          <w:szCs w:val="24"/>
          <w:vertAlign w:val="superscript"/>
        </w:rPr>
        <w:t>11</w:t>
      </w:r>
      <w:r w:rsidR="0056760E" w:rsidRPr="000E3D97">
        <w:rPr>
          <w:rFonts w:ascii="Arial" w:hAnsi="Arial" w:cs="Arial"/>
          <w:sz w:val="20"/>
          <w:szCs w:val="20"/>
        </w:rPr>
        <w:fldChar w:fldCharType="end"/>
      </w:r>
      <w:r w:rsidR="0056760E" w:rsidRPr="000E3D97">
        <w:rPr>
          <w:rFonts w:ascii="Arial" w:hAnsi="Arial" w:cs="Arial"/>
          <w:sz w:val="20"/>
          <w:szCs w:val="20"/>
        </w:rPr>
        <w:t xml:space="preserve"> and </w:t>
      </w:r>
      <w:r w:rsidRPr="000E3D97">
        <w:rPr>
          <w:rFonts w:ascii="Arial" w:hAnsi="Arial" w:cs="Arial"/>
          <w:sz w:val="20"/>
          <w:szCs w:val="20"/>
        </w:rPr>
        <w:t>FastTree</w:t>
      </w:r>
      <w:del w:id="41" w:author="Domink_S" w:date="2024-04-22T06:51:00Z">
        <w:r w:rsidRPr="000E3D97" w:rsidDel="008417AC">
          <w:rPr>
            <w:rFonts w:ascii="Arial" w:hAnsi="Arial" w:cs="Arial"/>
            <w:sz w:val="20"/>
            <w:szCs w:val="20"/>
          </w:rPr>
          <w:delText xml:space="preserve"> </w:delText>
        </w:r>
      </w:del>
      <w:r w:rsidR="0056760E" w:rsidRPr="000E3D97">
        <w:rPr>
          <w:rFonts w:ascii="Arial" w:hAnsi="Arial" w:cs="Arial"/>
          <w:sz w:val="20"/>
          <w:szCs w:val="20"/>
        </w:rPr>
        <w:fldChar w:fldCharType="begin"/>
      </w:r>
      <w:r w:rsidR="008417AC">
        <w:rPr>
          <w:rFonts w:ascii="Arial" w:hAnsi="Arial" w:cs="Arial"/>
          <w:sz w:val="20"/>
          <w:szCs w:val="20"/>
        </w:rPr>
        <w:instrText xml:space="preserve"> ADDIN ZOTERO_ITEM CSL_CITATION {"citationID":"72kLPW8V","properties":{"formattedCitation":"\\super 12\\nosupersub{}","plainCitation":"12","noteIndex":0},"citationItems":[{"id":239,"uris":["http://zotero.org/users/13284053/items/K6JLE3ZP"],"itemData":{"id":239,"type":"article-journal","abstract":"Background: We recently described FastTree, a tool for inferring phylogenies for alignments with up to hundreds of thousands of sequences. Here, we describe improvements to FastTree that improve its accuracy without sacrificing scalability.\nMethodology/Principal Findings: Where FastTree 1 used nearest-neighbor interchanges (NNIs) and the minimum-evolution criterion to improve the tree, FastTree 2 adds minimum-evolution subtree-pruning-regrafting (SPRs) and maximumlikelihood NNIs. FastTree 2 uses heuristics to restrict the search for better trees and estimates a rate of evolution for each site (the ‘‘CAT’’ approximation). Nevertheless, for both simulated and genuine alignments, FastTree 2 is slightly more accurate than a standard implementation of maximum-likelihood NNIs (PhyML 3 with default settings). Although FastTree 2 is not quite as accurate as methods that use maximum-likelihood SPRs, most of the splits that disagree are poorly supported, and for large alignments, FastTree 2 is 100–1,000 times faster. FastTree 2 inferred a topology and likelihood-based local support values for 237,882 distinct 16S ribosomal RNAs on a desktop computer in 22 hours and 5.8 gigabytes of memory.\nConclusions/Significance: FastTree 2 allows the inference of maximum-likelihood phylogenies for huge alignments. FastTree 2 is freely available at http://www.microbesonline.org/fasttree.","container-title":"PLoS ONE","DOI":"10.1371/journal.pone.0009490","ISSN":"1932-6203","issue":"3","journalAbbreviation":"PLoS ONE","language":"en","page":"e9490","source":"DOI.org (Crossref)","title":"FastTree 2 – Approximately Maximum-Likelihood Trees for Large Alignments","volume":"5","author":[{"family":"Price","given":"Morgan N."},{"family":"Dehal","given":"Paramvir S."},{"family":"Arkin","given":"Adam P."}],"editor":[{"family":"Poon","given":"Art F. Y."}],"issued":{"date-parts":[["2010",3,10]]}}}],"schema":"https://github.com/citation-style-language/schema/raw/master/csl-citation.json"} </w:instrText>
      </w:r>
      <w:r w:rsidR="0056760E" w:rsidRPr="000E3D97">
        <w:rPr>
          <w:rFonts w:ascii="Arial" w:hAnsi="Arial" w:cs="Arial"/>
          <w:sz w:val="20"/>
          <w:szCs w:val="20"/>
        </w:rPr>
        <w:fldChar w:fldCharType="separate"/>
      </w:r>
      <w:r w:rsidR="008417AC" w:rsidRPr="008417AC">
        <w:rPr>
          <w:rFonts w:ascii="Arial" w:hAnsi="Arial" w:cs="Arial"/>
          <w:sz w:val="20"/>
          <w:szCs w:val="24"/>
          <w:vertAlign w:val="superscript"/>
        </w:rPr>
        <w:t>12</w:t>
      </w:r>
      <w:r w:rsidR="0056760E" w:rsidRPr="000E3D97">
        <w:rPr>
          <w:rFonts w:ascii="Arial" w:hAnsi="Arial" w:cs="Arial"/>
          <w:sz w:val="20"/>
          <w:szCs w:val="20"/>
        </w:rPr>
        <w:fldChar w:fldCharType="end"/>
      </w:r>
      <w:r w:rsidR="0056760E" w:rsidRPr="000E3D97">
        <w:rPr>
          <w:rFonts w:ascii="Arial" w:hAnsi="Arial" w:cs="Arial"/>
          <w:sz w:val="20"/>
          <w:szCs w:val="20"/>
        </w:rPr>
        <w:t>. The tree was</w:t>
      </w:r>
      <w:r w:rsidRPr="000E3D97">
        <w:rPr>
          <w:rFonts w:ascii="Arial" w:hAnsi="Arial" w:cs="Arial"/>
          <w:sz w:val="20"/>
          <w:szCs w:val="20"/>
        </w:rPr>
        <w:t xml:space="preserve"> rooted in Dendroscope</w:t>
      </w:r>
      <w:del w:id="42" w:author="Domink_S" w:date="2024-04-22T06:51:00Z">
        <w:r w:rsidRPr="000E3D97" w:rsidDel="008417AC">
          <w:rPr>
            <w:rFonts w:ascii="Arial" w:hAnsi="Arial" w:cs="Arial"/>
            <w:sz w:val="20"/>
            <w:szCs w:val="20"/>
          </w:rPr>
          <w:delText xml:space="preserve"> </w:delText>
        </w:r>
      </w:del>
      <w:r w:rsidR="0056760E" w:rsidRPr="000E3D97">
        <w:rPr>
          <w:rFonts w:ascii="Arial" w:hAnsi="Arial" w:cs="Arial"/>
          <w:sz w:val="20"/>
          <w:szCs w:val="20"/>
        </w:rPr>
        <w:fldChar w:fldCharType="begin"/>
      </w:r>
      <w:r w:rsidR="008417AC">
        <w:rPr>
          <w:rFonts w:ascii="Arial" w:hAnsi="Arial" w:cs="Arial"/>
          <w:sz w:val="20"/>
          <w:szCs w:val="20"/>
        </w:rPr>
        <w:instrText xml:space="preserve"> ADDIN ZOTERO_ITEM CSL_CITATION {"citationID":"g4tU3LwJ","properties":{"formattedCitation":"\\super 13\\nosupersub{}","plainCitation":"13","noteIndex":0},"citationItems":[{"id":580,"uris":["http://zotero.org/users/13284053/items/PYCVHKGP"],"itemData":{"id":580,"type":"article-journal","abstract":"Dendroscope 3 is a new program for working with rooted phylogenetic trees and networks. It provides a number of methods for drawing and comparing rooted phylogenetic networks, and for computing them from rooted trees. The program can be used interactively or in command-line mode. The program is written in Java, use of the software is free, and installers for all 3 major operating systems can be downloaded from www.dendroscope.org. [Phylogenetic trees; phylogenetic networks; software.].","container-title":"Systematic Biology","DOI":"10.1093/sysbio/sys062","ISSN":"1076-836X","issue":"6","journalAbbreviation":"Syst Biol","language":"eng","note":"PMID: 22780991","page":"1061-1067","source":"PubMed","title":"Dendroscope 3: an interactive tool for rooted phylogenetic trees and networks","title-short":"Dendroscope 3","volume":"61","author":[{"family":"Huson","given":"Daniel H."},{"family":"Scornavacca","given":"Celine"}],"issued":{"date-parts":[["2012",12,1]]}}}],"schema":"https://github.com/citation-style-language/schema/raw/master/csl-citation.json"} </w:instrText>
      </w:r>
      <w:r w:rsidR="0056760E" w:rsidRPr="000E3D97">
        <w:rPr>
          <w:rFonts w:ascii="Arial" w:hAnsi="Arial" w:cs="Arial"/>
          <w:sz w:val="20"/>
          <w:szCs w:val="20"/>
        </w:rPr>
        <w:fldChar w:fldCharType="separate"/>
      </w:r>
      <w:r w:rsidR="008417AC" w:rsidRPr="008417AC">
        <w:rPr>
          <w:rFonts w:ascii="Arial" w:hAnsi="Arial" w:cs="Arial"/>
          <w:sz w:val="20"/>
          <w:szCs w:val="24"/>
          <w:vertAlign w:val="superscript"/>
        </w:rPr>
        <w:t>13</w:t>
      </w:r>
      <w:r w:rsidR="0056760E" w:rsidRPr="000E3D97">
        <w:rPr>
          <w:rFonts w:ascii="Arial" w:hAnsi="Arial" w:cs="Arial"/>
          <w:sz w:val="20"/>
          <w:szCs w:val="20"/>
        </w:rPr>
        <w:fldChar w:fldCharType="end"/>
      </w:r>
      <w:r w:rsidRPr="000E3D97">
        <w:rPr>
          <w:rFonts w:ascii="Arial" w:hAnsi="Arial" w:cs="Arial"/>
          <w:sz w:val="20"/>
          <w:szCs w:val="20"/>
        </w:rPr>
        <w:t xml:space="preserve"> using an archaeon sequence (accession number: KU656649) as the outgroup, which was later removed. Metadata including each sample’s </w:t>
      </w:r>
      <w:r w:rsidR="00001E98" w:rsidRPr="000E3D97">
        <w:rPr>
          <w:rFonts w:ascii="Arial" w:hAnsi="Arial" w:cs="Arial"/>
          <w:sz w:val="20"/>
          <w:szCs w:val="20"/>
        </w:rPr>
        <w:t xml:space="preserve">sex, </w:t>
      </w:r>
      <w:r w:rsidRPr="000E3D97">
        <w:rPr>
          <w:rFonts w:ascii="Arial" w:hAnsi="Arial" w:cs="Arial"/>
          <w:sz w:val="20"/>
          <w:szCs w:val="20"/>
        </w:rPr>
        <w:t xml:space="preserve">age, location, infection </w:t>
      </w:r>
      <w:r w:rsidR="00001E98" w:rsidRPr="000E3D97">
        <w:rPr>
          <w:rFonts w:ascii="Arial" w:hAnsi="Arial" w:cs="Arial"/>
          <w:sz w:val="20"/>
          <w:szCs w:val="20"/>
        </w:rPr>
        <w:t>status</w:t>
      </w:r>
      <w:r w:rsidR="000E3D97" w:rsidRPr="000E3D97">
        <w:rPr>
          <w:rFonts w:ascii="Arial" w:hAnsi="Arial" w:cs="Arial"/>
          <w:sz w:val="20"/>
          <w:szCs w:val="20"/>
        </w:rPr>
        <w:t>, the CT-value of the respective infection</w:t>
      </w:r>
      <w:r w:rsidR="00001E98" w:rsidRPr="000E3D97">
        <w:rPr>
          <w:rFonts w:ascii="Arial" w:hAnsi="Arial" w:cs="Arial"/>
          <w:sz w:val="20"/>
          <w:szCs w:val="20"/>
        </w:rPr>
        <w:t xml:space="preserve"> and sampling period</w:t>
      </w:r>
      <w:r w:rsidRPr="000E3D97">
        <w:rPr>
          <w:rFonts w:ascii="Arial" w:hAnsi="Arial" w:cs="Arial"/>
          <w:sz w:val="20"/>
          <w:szCs w:val="20"/>
        </w:rPr>
        <w:t xml:space="preserve">, the taxonomy and ASV counts, and the phylogenetic tree were imported into the </w:t>
      </w:r>
      <w:proofErr w:type="spellStart"/>
      <w:r w:rsidRPr="000E3D97">
        <w:rPr>
          <w:rFonts w:ascii="Arial" w:hAnsi="Arial" w:cs="Arial"/>
          <w:sz w:val="20"/>
          <w:szCs w:val="20"/>
        </w:rPr>
        <w:t>Rstudio</w:t>
      </w:r>
      <w:proofErr w:type="spellEnd"/>
      <w:r w:rsidRPr="000E3D97">
        <w:rPr>
          <w:rFonts w:ascii="Arial" w:hAnsi="Arial" w:cs="Arial"/>
          <w:sz w:val="20"/>
          <w:szCs w:val="20"/>
        </w:rPr>
        <w:t xml:space="preserve"> interface of R (v4.</w:t>
      </w:r>
      <w:r w:rsidR="00001E98" w:rsidRPr="000E3D97">
        <w:rPr>
          <w:rFonts w:ascii="Arial" w:hAnsi="Arial" w:cs="Arial"/>
          <w:sz w:val="20"/>
          <w:szCs w:val="20"/>
        </w:rPr>
        <w:t>3</w:t>
      </w:r>
      <w:r w:rsidRPr="000E3D97">
        <w:rPr>
          <w:rFonts w:ascii="Arial" w:hAnsi="Arial" w:cs="Arial"/>
          <w:sz w:val="20"/>
          <w:szCs w:val="20"/>
        </w:rPr>
        <w:t>.</w:t>
      </w:r>
      <w:r w:rsidR="00001E98" w:rsidRPr="000E3D97">
        <w:rPr>
          <w:rFonts w:ascii="Arial" w:hAnsi="Arial" w:cs="Arial"/>
          <w:sz w:val="20"/>
          <w:szCs w:val="20"/>
        </w:rPr>
        <w:t>2</w:t>
      </w:r>
      <w:del w:id="43" w:author="Domink_S" w:date="2024-04-22T06:52:00Z">
        <w:r w:rsidRPr="000E3D97" w:rsidDel="008417AC">
          <w:rPr>
            <w:rFonts w:ascii="Arial" w:hAnsi="Arial" w:cs="Arial"/>
            <w:sz w:val="20"/>
            <w:szCs w:val="20"/>
          </w:rPr>
          <w:delText xml:space="preserve">, </w:delText>
        </w:r>
        <w:r w:rsidR="00001E98" w:rsidRPr="000E3D97" w:rsidDel="008417AC">
          <w:rPr>
            <w:rFonts w:ascii="Arial" w:hAnsi="Arial" w:cs="Arial"/>
            <w:sz w:val="20"/>
            <w:szCs w:val="20"/>
          </w:rPr>
          <w:fldChar w:fldCharType="begin"/>
        </w:r>
        <w:r w:rsidR="008417AC" w:rsidDel="008417AC">
          <w:rPr>
            <w:rFonts w:ascii="Arial" w:hAnsi="Arial" w:cs="Arial"/>
            <w:sz w:val="20"/>
            <w:szCs w:val="20"/>
          </w:rPr>
          <w:delInstrText xml:space="preserve"> ADDIN ZOTERO_ITEM CSL_CITATION {"citationID":"T1XXHdUi","properties":{"formattedCitation":"\\super 14\\nosupersub{}","plainCitation":"14","noteIndex":0},"citationItems":[{"id":249,"uris":["http://zotero.org/users/13284053/items/6TP6IVE9"],"itemData":{"id":249,"type":"software","publisher":"R Foundation for Statistical Computing","title":"R: A language and environment for statistical computing","version":"4.2.1","author":[{"literal":"R Core Team"}],"issued":{"date-parts":[["2022"]]}}}],"schema":"https://github.com/citation-style-language/schema/raw/master/csl-citation.json"} </w:delInstrText>
        </w:r>
        <w:r w:rsidR="00001E98" w:rsidRPr="000E3D97" w:rsidDel="008417AC">
          <w:rPr>
            <w:rFonts w:ascii="Arial" w:hAnsi="Arial" w:cs="Arial"/>
            <w:sz w:val="20"/>
            <w:szCs w:val="20"/>
          </w:rPr>
          <w:fldChar w:fldCharType="separate"/>
        </w:r>
        <w:r w:rsidR="008417AC" w:rsidRPr="008417AC" w:rsidDel="008417AC">
          <w:rPr>
            <w:rFonts w:ascii="Arial" w:hAnsi="Arial" w:cs="Arial"/>
            <w:sz w:val="20"/>
            <w:szCs w:val="24"/>
            <w:vertAlign w:val="superscript"/>
          </w:rPr>
          <w:delText>14</w:delText>
        </w:r>
        <w:r w:rsidR="00001E98" w:rsidRPr="000E3D97" w:rsidDel="008417AC">
          <w:rPr>
            <w:rFonts w:ascii="Arial" w:hAnsi="Arial" w:cs="Arial"/>
            <w:sz w:val="20"/>
            <w:szCs w:val="20"/>
          </w:rPr>
          <w:fldChar w:fldCharType="end"/>
        </w:r>
      </w:del>
      <w:r w:rsidRPr="000E3D97">
        <w:rPr>
          <w:rFonts w:ascii="Arial" w:hAnsi="Arial" w:cs="Arial"/>
          <w:sz w:val="20"/>
          <w:szCs w:val="20"/>
        </w:rPr>
        <w:t>)</w:t>
      </w:r>
      <w:ins w:id="44" w:author="Domink_S" w:date="2024-04-22T06:52:00Z">
        <w:r w:rsidR="008417AC" w:rsidRPr="000E3D97">
          <w:rPr>
            <w:rFonts w:ascii="Arial" w:hAnsi="Arial" w:cs="Arial"/>
            <w:sz w:val="20"/>
            <w:szCs w:val="20"/>
          </w:rPr>
          <w:fldChar w:fldCharType="begin"/>
        </w:r>
        <w:r w:rsidR="008417AC">
          <w:rPr>
            <w:rFonts w:ascii="Arial" w:hAnsi="Arial" w:cs="Arial"/>
            <w:sz w:val="20"/>
            <w:szCs w:val="20"/>
          </w:rPr>
          <w:instrText xml:space="preserve"> ADDIN ZOTERO_ITEM CSL_CITATION {"citationID":"T1XXHdUi","properties":{"formattedCitation":"\\super 14\\nosupersub{}","plainCitation":"14","noteIndex":0},"citationItems":[{"id":249,"uris":["http://zotero.org/users/13284053/items/6TP6IVE9"],"itemData":{"id":249,"type":"software","publisher":"R Foundation for Statistical Computing","title":"R: A language and environment for statistical computing","version":"4.2.1","author":[{"literal":"R Core Team"}],"issued":{"date-parts":[["2022"]]}}}],"schema":"https://github.com/citation-style-language/schema/raw/master/csl-citation.json"} </w:instrText>
        </w:r>
        <w:r w:rsidR="008417AC" w:rsidRPr="000E3D97">
          <w:rPr>
            <w:rFonts w:ascii="Arial" w:hAnsi="Arial" w:cs="Arial"/>
            <w:sz w:val="20"/>
            <w:szCs w:val="20"/>
          </w:rPr>
          <w:fldChar w:fldCharType="separate"/>
        </w:r>
        <w:r w:rsidR="008417AC" w:rsidRPr="008417AC">
          <w:rPr>
            <w:rFonts w:ascii="Arial" w:hAnsi="Arial" w:cs="Arial"/>
            <w:sz w:val="20"/>
            <w:szCs w:val="24"/>
            <w:vertAlign w:val="superscript"/>
          </w:rPr>
          <w:t>14</w:t>
        </w:r>
        <w:r w:rsidR="008417AC" w:rsidRPr="000E3D97">
          <w:rPr>
            <w:rFonts w:ascii="Arial" w:hAnsi="Arial" w:cs="Arial"/>
            <w:sz w:val="20"/>
            <w:szCs w:val="20"/>
          </w:rPr>
          <w:fldChar w:fldCharType="end"/>
        </w:r>
      </w:ins>
      <w:r w:rsidRPr="000E3D97">
        <w:rPr>
          <w:rFonts w:ascii="Arial" w:hAnsi="Arial" w:cs="Arial"/>
          <w:sz w:val="20"/>
          <w:szCs w:val="20"/>
        </w:rPr>
        <w:t xml:space="preserve"> using the ‘</w:t>
      </w:r>
      <w:proofErr w:type="spellStart"/>
      <w:r w:rsidRPr="000E3D97">
        <w:rPr>
          <w:rFonts w:ascii="Arial" w:hAnsi="Arial" w:cs="Arial"/>
          <w:sz w:val="20"/>
          <w:szCs w:val="20"/>
        </w:rPr>
        <w:t>phyloseq</w:t>
      </w:r>
      <w:proofErr w:type="spellEnd"/>
      <w:r w:rsidRPr="000E3D97">
        <w:rPr>
          <w:rFonts w:ascii="Arial" w:hAnsi="Arial" w:cs="Arial"/>
          <w:sz w:val="20"/>
          <w:szCs w:val="20"/>
        </w:rPr>
        <w:t>’ package (v1.4</w:t>
      </w:r>
      <w:r w:rsidR="000E3D97" w:rsidRPr="000E3D97">
        <w:rPr>
          <w:rFonts w:ascii="Arial" w:hAnsi="Arial" w:cs="Arial"/>
          <w:sz w:val="20"/>
          <w:szCs w:val="20"/>
        </w:rPr>
        <w:t>6</w:t>
      </w:r>
      <w:r w:rsidRPr="000E3D97">
        <w:rPr>
          <w:rFonts w:ascii="Arial" w:hAnsi="Arial" w:cs="Arial"/>
          <w:sz w:val="20"/>
          <w:szCs w:val="20"/>
        </w:rPr>
        <w:t>.0</w:t>
      </w:r>
      <w:del w:id="45" w:author="Domink_S" w:date="2024-04-22T06:52:00Z">
        <w:r w:rsidRPr="000E3D97" w:rsidDel="008417AC">
          <w:rPr>
            <w:rFonts w:ascii="Arial" w:hAnsi="Arial" w:cs="Arial"/>
            <w:sz w:val="20"/>
            <w:szCs w:val="20"/>
          </w:rPr>
          <w:delText>,</w:delText>
        </w:r>
        <w:r w:rsidR="00001E98" w:rsidRPr="000E3D97" w:rsidDel="008417AC">
          <w:rPr>
            <w:rFonts w:ascii="Arial" w:hAnsi="Arial" w:cs="Arial"/>
            <w:sz w:val="20"/>
            <w:szCs w:val="20"/>
          </w:rPr>
          <w:delText xml:space="preserve"> </w:delText>
        </w:r>
        <w:r w:rsidR="00001E98" w:rsidRPr="000E3D97" w:rsidDel="008417AC">
          <w:rPr>
            <w:rFonts w:ascii="Arial" w:hAnsi="Arial" w:cs="Arial"/>
            <w:sz w:val="20"/>
            <w:szCs w:val="20"/>
          </w:rPr>
          <w:fldChar w:fldCharType="begin"/>
        </w:r>
        <w:r w:rsidR="008417AC" w:rsidDel="008417AC">
          <w:rPr>
            <w:rFonts w:ascii="Arial" w:hAnsi="Arial" w:cs="Arial"/>
            <w:sz w:val="20"/>
            <w:szCs w:val="20"/>
          </w:rPr>
          <w:delInstrText xml:space="preserve"> ADDIN ZOTERO_ITEM CSL_CITATION {"citationID":"zvd5T7YU","properties":{"formattedCitation":"\\super 15\\nosupersub{}","plainCitation":"15","noteIndex":0},"citationItems":[{"id":247,"uris":["http://zotero.org/users/13284053/items/NF2UIL65"],"itemData":{"id":247,"type":"article-journal","abstract":"Background: The analysis of microbial communities through DNA sequencing brings many challenges: the integration of different types of data with methods from ecology, genetics, phylogenetics, multivariate statistics, visualization and testing. With the increased breadth of experimental designs now being pursued, project-specific statistical analyses are often needed, and these analyses are often difficult (or impossible) for peer researchers to independently reproduce. The vast majority of the requisite tools for performing these analyses reproducibly are already implemented in R and its extensions (packages), but with limited support for high throughput microbiome census data.\nResults: Here we describe a software project, phyloseq, dedicated to the object-oriented representation and analysis of microbiome census data in R. It supports importing data from a variety of common formats, as well as many analysis techniques. These include calibration, filtering, subsetting, agglomeration, multi-table comparisons, diversity analysis, parallelized Fast UniFrac, ordination methods, and production of publication-quality graphics; all in a manner that is easy to document, share, and modify. We show how to apply functions from other R packages to phyloseq-represented data, illustrating the availability of a large number of open source analysis techniques. We discuss the use of phyloseq with tools for reproducible research, a practice common in other fields but still rare in the analysis of highly parallel microbiome census data. We have made available all of the materials necessary to completely reproduce the analysis and figures included in this article, an example of best practices for reproducible research.\nConclusions: The phyloseq project for R is a new open-source software package, freely available on the web from both GitHub and Bioconductor.","container-title":"PLoS ONE","DOI":"10.1371/journal.pone.0061217","ISSN":"1932-6203","issue":"4","journalAbbreviation":"PLoS ONE","language":"en","page":"e61217","source":"DOI.org (Crossref)","title":"phyloseq: An R Package for Reproducible Interactive Analysis and Graphics of Microbiome Census Data","title-short":"phyloseq","volume":"8","author":[{"family":"McMurdie","given":"Paul J."},{"family":"Holmes","given":"Susan"}],"editor":[{"family":"Watson","given":"Michael"}],"issued":{"date-parts":[["2013",4,22]]}}}],"schema":"https://github.com/citation-style-language/schema/raw/master/csl-citation.json"} </w:delInstrText>
        </w:r>
        <w:r w:rsidR="00001E98" w:rsidRPr="000E3D97" w:rsidDel="008417AC">
          <w:rPr>
            <w:rFonts w:ascii="Arial" w:hAnsi="Arial" w:cs="Arial"/>
            <w:sz w:val="20"/>
            <w:szCs w:val="20"/>
          </w:rPr>
          <w:fldChar w:fldCharType="separate"/>
        </w:r>
        <w:r w:rsidR="008417AC" w:rsidRPr="008417AC" w:rsidDel="008417AC">
          <w:rPr>
            <w:rFonts w:ascii="Arial" w:hAnsi="Arial" w:cs="Arial"/>
            <w:sz w:val="20"/>
            <w:szCs w:val="24"/>
            <w:vertAlign w:val="superscript"/>
          </w:rPr>
          <w:delText>15</w:delText>
        </w:r>
        <w:r w:rsidR="00001E98" w:rsidRPr="000E3D97" w:rsidDel="008417AC">
          <w:rPr>
            <w:rFonts w:ascii="Arial" w:hAnsi="Arial" w:cs="Arial"/>
            <w:sz w:val="20"/>
            <w:szCs w:val="20"/>
          </w:rPr>
          <w:fldChar w:fldCharType="end"/>
        </w:r>
      </w:del>
      <w:r w:rsidRPr="000E3D97">
        <w:rPr>
          <w:rFonts w:ascii="Arial" w:hAnsi="Arial" w:cs="Arial"/>
          <w:sz w:val="20"/>
          <w:szCs w:val="20"/>
        </w:rPr>
        <w:t>)</w:t>
      </w:r>
      <w:ins w:id="46" w:author="Domink_S" w:date="2024-04-22T06:52:00Z">
        <w:r w:rsidR="008417AC" w:rsidRPr="000E3D97">
          <w:rPr>
            <w:rFonts w:ascii="Arial" w:hAnsi="Arial" w:cs="Arial"/>
            <w:sz w:val="20"/>
            <w:szCs w:val="20"/>
          </w:rPr>
          <w:fldChar w:fldCharType="begin"/>
        </w:r>
        <w:r w:rsidR="008417AC">
          <w:rPr>
            <w:rFonts w:ascii="Arial" w:hAnsi="Arial" w:cs="Arial"/>
            <w:sz w:val="20"/>
            <w:szCs w:val="20"/>
          </w:rPr>
          <w:instrText xml:space="preserve"> ADDIN ZOTERO_ITEM CSL_CITATION {"citationID":"zvd5T7YU","properties":{"formattedCitation":"\\super 15\\nosupersub{}","plainCitation":"15","noteIndex":0},"citationItems":[{"id":247,"uris":["http://zotero.org/users/13284053/items/NF2UIL65"],"itemData":{"id":247,"type":"article-journal","abstract":"Background: The analysis of microbial communities through DNA sequencing brings many challenges: the integration of different types of data with methods from ecology, genetics, phylogenetics, multivariate statistics, visualization and testing. With the increased breadth of experimental designs now being pursued, project-specific statistical analyses are often needed, and these analyses are often difficult (or impossible) for peer researchers to independently reproduce. The vast majority of the requisite tools for performing these analyses reproducibly are already implemented in R and its extensions (packages), but with limited support for high throughput microbiome census data.\nResults: Here we describe a software project, phyloseq, dedicated to the object-oriented representation and analysis of microbiome census data in R. It supports importing data from a variety of common formats, as well as many analysis techniques. These include calibration, filtering, subsetting, agglomeration, multi-table comparisons, diversity analysis, parallelized Fast UniFrac, ordination methods, and production of publication-quality graphics; all in a manner that is easy to document, share, and modify. We show how to apply functions from other R packages to phyloseq-represented data, illustrating the availability of a large number of open source analysis techniques. We discuss the use of phyloseq with tools for reproducible research, a practice common in other fields but still rare in the analysis of highly parallel microbiome census data. We have made available all of the materials necessary to completely reproduce the analysis and figures included in this article, an example of best practices for reproducible research.\nConclusions: The phyloseq project for R is a new open-source software package, freely available on the web from both GitHub and Bioconductor.","container-title":"PLoS ONE","DOI":"10.1371/journal.pone.0061217","ISSN":"1932-6203","issue":"4","journalAbbreviation":"PLoS ONE","language":"en","page":"e61217","source":"DOI.org (Crossref)","title":"phyloseq: An R Package for Reproducible Interactive Analysis and Graphics of Microbiome Census Data","title-short":"phyloseq","volume":"8","author":[{"family":"McMurdie","given":"Paul J."},{"family":"Holmes","given":"Susan"}],"editor":[{"family":"Watson","given":"Michael"}],"issued":{"date-parts":[["2013",4,22]]}}}],"schema":"https://github.com/citation-style-language/schema/raw/master/csl-citation.json"} </w:instrText>
        </w:r>
        <w:r w:rsidR="008417AC" w:rsidRPr="000E3D97">
          <w:rPr>
            <w:rFonts w:ascii="Arial" w:hAnsi="Arial" w:cs="Arial"/>
            <w:sz w:val="20"/>
            <w:szCs w:val="20"/>
          </w:rPr>
          <w:fldChar w:fldCharType="separate"/>
        </w:r>
        <w:r w:rsidR="008417AC" w:rsidRPr="008417AC">
          <w:rPr>
            <w:rFonts w:ascii="Arial" w:hAnsi="Arial" w:cs="Arial"/>
            <w:sz w:val="20"/>
            <w:szCs w:val="24"/>
            <w:vertAlign w:val="superscript"/>
          </w:rPr>
          <w:t>15</w:t>
        </w:r>
        <w:r w:rsidR="008417AC" w:rsidRPr="000E3D97">
          <w:rPr>
            <w:rFonts w:ascii="Arial" w:hAnsi="Arial" w:cs="Arial"/>
            <w:sz w:val="20"/>
            <w:szCs w:val="20"/>
          </w:rPr>
          <w:fldChar w:fldCharType="end"/>
        </w:r>
      </w:ins>
      <w:r w:rsidRPr="000E3D97">
        <w:rPr>
          <w:rFonts w:ascii="Arial" w:hAnsi="Arial" w:cs="Arial"/>
          <w:sz w:val="20"/>
          <w:szCs w:val="20"/>
        </w:rPr>
        <w:t xml:space="preserve">. </w:t>
      </w:r>
      <w:r w:rsidR="000E3D97">
        <w:rPr>
          <w:rFonts w:ascii="Arial" w:hAnsi="Arial" w:cs="Arial"/>
          <w:sz w:val="20"/>
          <w:szCs w:val="20"/>
        </w:rPr>
        <w:t xml:space="preserve">All sample processing and statistical analyses were henceforth performed </w:t>
      </w:r>
      <w:r w:rsidR="00673CDB">
        <w:rPr>
          <w:rFonts w:ascii="Arial" w:hAnsi="Arial" w:cs="Arial"/>
          <w:sz w:val="20"/>
          <w:szCs w:val="20"/>
        </w:rPr>
        <w:t xml:space="preserve">in </w:t>
      </w:r>
      <w:proofErr w:type="spellStart"/>
      <w:r w:rsidR="000E3D97">
        <w:rPr>
          <w:rFonts w:ascii="Arial" w:hAnsi="Arial" w:cs="Arial"/>
          <w:sz w:val="20"/>
          <w:szCs w:val="20"/>
        </w:rPr>
        <w:t>Rstudio</w:t>
      </w:r>
      <w:proofErr w:type="spellEnd"/>
      <w:r w:rsidR="000E3D97">
        <w:rPr>
          <w:rFonts w:ascii="Arial" w:hAnsi="Arial" w:cs="Arial"/>
          <w:sz w:val="20"/>
          <w:szCs w:val="20"/>
        </w:rPr>
        <w:t xml:space="preserve">. </w:t>
      </w:r>
    </w:p>
    <w:p w14:paraId="2B324FA8" w14:textId="4A9C052C" w:rsidR="00F0679B" w:rsidRPr="000E3D97" w:rsidRDefault="00F0679B" w:rsidP="000E3D97">
      <w:pPr>
        <w:jc w:val="both"/>
        <w:rPr>
          <w:rFonts w:ascii="Arial" w:hAnsi="Arial" w:cs="Arial"/>
          <w:sz w:val="20"/>
          <w:szCs w:val="20"/>
        </w:rPr>
      </w:pPr>
      <w:r w:rsidRPr="000E3D97">
        <w:rPr>
          <w:rFonts w:ascii="Arial" w:hAnsi="Arial" w:cs="Arial"/>
          <w:sz w:val="20"/>
          <w:szCs w:val="20"/>
        </w:rPr>
        <w:t xml:space="preserve">We first confirmed the community composition of the six </w:t>
      </w:r>
      <w:r w:rsidR="000E3D97" w:rsidRPr="000E3D97">
        <w:rPr>
          <w:rFonts w:ascii="Arial" w:hAnsi="Arial" w:cs="Arial"/>
          <w:sz w:val="20"/>
          <w:szCs w:val="20"/>
        </w:rPr>
        <w:t>standardised microbial community</w:t>
      </w:r>
      <w:r w:rsidRPr="000E3D97">
        <w:rPr>
          <w:rFonts w:ascii="Arial" w:hAnsi="Arial" w:cs="Arial"/>
          <w:sz w:val="20"/>
          <w:szCs w:val="20"/>
        </w:rPr>
        <w:t xml:space="preserve"> references, which </w:t>
      </w:r>
      <w:r w:rsidR="000E3D97" w:rsidRPr="000E3D97">
        <w:rPr>
          <w:rFonts w:ascii="Arial" w:hAnsi="Arial" w:cs="Arial"/>
          <w:sz w:val="20"/>
          <w:szCs w:val="20"/>
        </w:rPr>
        <w:t>showed no large deviation in amplification across the extraction runs</w:t>
      </w:r>
      <w:r w:rsidRPr="000E3D97">
        <w:rPr>
          <w:rFonts w:ascii="Arial" w:hAnsi="Arial" w:cs="Arial"/>
          <w:sz w:val="20"/>
          <w:szCs w:val="20"/>
        </w:rPr>
        <w:t xml:space="preserve"> </w:t>
      </w:r>
      <w:r w:rsidR="000E3D97" w:rsidRPr="000E3D97">
        <w:rPr>
          <w:rFonts w:ascii="Arial" w:hAnsi="Arial" w:cs="Arial"/>
          <w:sz w:val="20"/>
          <w:szCs w:val="20"/>
        </w:rPr>
        <w:t xml:space="preserve">from the expected community composition </w:t>
      </w:r>
      <w:r w:rsidRPr="000E3D97">
        <w:rPr>
          <w:rFonts w:ascii="Arial" w:hAnsi="Arial" w:cs="Arial"/>
          <w:sz w:val="20"/>
          <w:szCs w:val="20"/>
        </w:rPr>
        <w:t xml:space="preserve">(Supplementary Figure </w:t>
      </w:r>
      <w:r w:rsidR="000E3D97" w:rsidRPr="000E3D97">
        <w:rPr>
          <w:rFonts w:ascii="Arial" w:hAnsi="Arial" w:cs="Arial"/>
          <w:sz w:val="20"/>
          <w:szCs w:val="20"/>
        </w:rPr>
        <w:t>1</w:t>
      </w:r>
      <w:r w:rsidRPr="000E3D97">
        <w:rPr>
          <w:rFonts w:ascii="Arial" w:hAnsi="Arial" w:cs="Arial"/>
          <w:sz w:val="20"/>
          <w:szCs w:val="20"/>
        </w:rPr>
        <w:t xml:space="preserve">). Next, we pruned unassigned ASVs at the phylum level, ASVs with fewer than 10 reads </w:t>
      </w:r>
      <w:r w:rsidR="00574E76">
        <w:rPr>
          <w:rFonts w:ascii="Arial" w:hAnsi="Arial" w:cs="Arial"/>
          <w:sz w:val="20"/>
          <w:szCs w:val="20"/>
        </w:rPr>
        <w:t xml:space="preserve">and phyla with </w:t>
      </w:r>
      <w:r w:rsidRPr="000E3D97">
        <w:rPr>
          <w:rFonts w:ascii="Arial" w:hAnsi="Arial" w:cs="Arial"/>
          <w:sz w:val="20"/>
          <w:szCs w:val="20"/>
        </w:rPr>
        <w:t>less than 0.</w:t>
      </w:r>
      <w:r w:rsidR="00082A64">
        <w:rPr>
          <w:rFonts w:ascii="Arial" w:hAnsi="Arial" w:cs="Arial"/>
          <w:sz w:val="20"/>
          <w:szCs w:val="20"/>
        </w:rPr>
        <w:t>3</w:t>
      </w:r>
      <w:r w:rsidRPr="000E3D97">
        <w:rPr>
          <w:rFonts w:ascii="Arial" w:hAnsi="Arial" w:cs="Arial"/>
          <w:sz w:val="20"/>
          <w:szCs w:val="20"/>
        </w:rPr>
        <w:t xml:space="preserve">% read coverage across all samples leaving us with </w:t>
      </w:r>
      <w:r w:rsidR="005064AD" w:rsidRPr="005064AD">
        <w:rPr>
          <w:rFonts w:ascii="Arial" w:hAnsi="Arial" w:cs="Arial"/>
          <w:sz w:val="20"/>
          <w:szCs w:val="20"/>
        </w:rPr>
        <w:t>4,852</w:t>
      </w:r>
      <w:r w:rsidRPr="005064AD">
        <w:rPr>
          <w:rFonts w:ascii="Arial" w:hAnsi="Arial" w:cs="Arial"/>
          <w:sz w:val="20"/>
          <w:szCs w:val="20"/>
        </w:rPr>
        <w:t xml:space="preserve"> taxa from an original of 10,975</w:t>
      </w:r>
      <w:r w:rsidRPr="000E3D97">
        <w:rPr>
          <w:rFonts w:ascii="Arial" w:hAnsi="Arial" w:cs="Arial"/>
          <w:sz w:val="20"/>
          <w:szCs w:val="20"/>
        </w:rPr>
        <w:t>. Employing the prevalence-based contamination identification functions from the ‘</w:t>
      </w:r>
      <w:proofErr w:type="spellStart"/>
      <w:r w:rsidRPr="000E3D97">
        <w:rPr>
          <w:rFonts w:ascii="Arial" w:hAnsi="Arial" w:cs="Arial"/>
          <w:sz w:val="20"/>
          <w:szCs w:val="20"/>
        </w:rPr>
        <w:t>decontam</w:t>
      </w:r>
      <w:proofErr w:type="spellEnd"/>
      <w:r w:rsidRPr="000E3D97">
        <w:rPr>
          <w:rFonts w:ascii="Arial" w:hAnsi="Arial" w:cs="Arial"/>
          <w:sz w:val="20"/>
          <w:szCs w:val="20"/>
        </w:rPr>
        <w:t>’ R package (v1.16) with the default P*-threshold set to 0.1</w:t>
      </w:r>
      <w:del w:id="47" w:author="Domink_S" w:date="2024-04-22T06:53:00Z">
        <w:r w:rsidRPr="000E3D97" w:rsidDel="008417AC">
          <w:rPr>
            <w:rFonts w:ascii="Arial" w:hAnsi="Arial" w:cs="Arial"/>
            <w:sz w:val="20"/>
            <w:szCs w:val="20"/>
          </w:rPr>
          <w:delText xml:space="preserve"> </w:delText>
        </w:r>
      </w:del>
      <w:r w:rsidR="000E3D97" w:rsidRPr="000E3D97">
        <w:rPr>
          <w:rFonts w:ascii="Arial" w:hAnsi="Arial" w:cs="Arial"/>
          <w:sz w:val="20"/>
          <w:szCs w:val="20"/>
        </w:rPr>
        <w:fldChar w:fldCharType="begin"/>
      </w:r>
      <w:r w:rsidR="008417AC">
        <w:rPr>
          <w:rFonts w:ascii="Arial" w:hAnsi="Arial" w:cs="Arial"/>
          <w:sz w:val="20"/>
          <w:szCs w:val="20"/>
        </w:rPr>
        <w:instrText xml:space="preserve"> ADDIN ZOTERO_ITEM CSL_CITATION {"citationID":"gI3PCi8y","properties":{"formattedCitation":"\\super 16\\nosupersub{}","plainCitation":"16","noteIndex":0},"citationItems":[{"id":248,"uris":["http://zotero.org/users/13284053/items/4EURCHXR"],"itemData":{"id":248,"type":"article-journal","abstract":"Background: The accuracy of microbial community surveys based on marker-gene and metagenomic sequencing (MGS) suffers from the presence of contaminants—DNA sequences not truly present in the sample. Contaminants come from various sources, including reagents. Appropriate laboratory practices can reduce contamination, but do not eliminate it. Here we introduce decontam (https://github.com/benjjneb/decontam), an open-source R package that implements a statistical classification procedure that identifies contaminants in MGS data based on two widely reproduced patterns: contaminants appear at higher frequencies in low-concentration samples and are often found in negative controls.\nResults: Decontam classified amplicon sequence variants (ASVs) in a human oral dataset consistently with prior microscopic observations of the microbial taxa inhabiting that environment and previous reports of contaminant taxa. In metagenomics and marker-gene measurements of a dilution series, decontam substantially reduced technical variation arising from different sequencing protocols. The application of decontam to two recently published datasets corroborated and extended their conclusions that little evidence existed for an indigenous placenta microbiome and that some low-frequency taxa seemingly associated with preterm birth were contaminants.\nConclusions: Decontam improves the quality of metagenomic and marker-gene sequencing by identifying and removing contaminant DNA sequences. Decontam integrates easily with existing MGS workflows and allows researchers to generate more accurate profiles of microbial communities at little to no additional cost.","container-title":"Microbiome","DOI":"10.1186/s40168-018-0605-2","ISSN":"2049-2618","issue":"1","journalAbbreviation":"Microbiome","language":"en","page":"226","source":"DOI.org (Crossref)","title":"Simple statistical identification and removal of contaminant sequences in marker-gene and metagenomics data","volume":"6","author":[{"family":"Davis","given":"Nicole M."},{"family":"Proctor","given":"Diana M."},{"family":"Holmes","given":"Susan P."},{"family":"Relman","given":"David A."},{"family":"Callahan","given":"Benjamin J."}],"issued":{"date-parts":[["2018",12]]}}}],"schema":"https://github.com/citation-style-language/schema/raw/master/csl-citation.json"} </w:instrText>
      </w:r>
      <w:r w:rsidR="000E3D97" w:rsidRPr="000E3D97">
        <w:rPr>
          <w:rFonts w:ascii="Arial" w:hAnsi="Arial" w:cs="Arial"/>
          <w:sz w:val="20"/>
          <w:szCs w:val="20"/>
        </w:rPr>
        <w:fldChar w:fldCharType="separate"/>
      </w:r>
      <w:r w:rsidR="008417AC" w:rsidRPr="008417AC">
        <w:rPr>
          <w:rFonts w:ascii="Arial" w:hAnsi="Arial" w:cs="Arial"/>
          <w:sz w:val="20"/>
          <w:szCs w:val="24"/>
          <w:vertAlign w:val="superscript"/>
        </w:rPr>
        <w:t>16</w:t>
      </w:r>
      <w:r w:rsidR="000E3D97" w:rsidRPr="000E3D97">
        <w:rPr>
          <w:rFonts w:ascii="Arial" w:hAnsi="Arial" w:cs="Arial"/>
          <w:sz w:val="20"/>
          <w:szCs w:val="20"/>
        </w:rPr>
        <w:fldChar w:fldCharType="end"/>
      </w:r>
      <w:r w:rsidRPr="000E3D97">
        <w:rPr>
          <w:rFonts w:ascii="Arial" w:hAnsi="Arial" w:cs="Arial"/>
          <w:sz w:val="20"/>
          <w:szCs w:val="20"/>
        </w:rPr>
        <w:t xml:space="preserve">, we identified a possible </w:t>
      </w:r>
      <w:r w:rsidR="005064AD">
        <w:rPr>
          <w:rFonts w:ascii="Arial" w:hAnsi="Arial" w:cs="Arial"/>
          <w:sz w:val="20"/>
          <w:szCs w:val="20"/>
        </w:rPr>
        <w:t>16</w:t>
      </w:r>
      <w:r w:rsidR="00BD112C">
        <w:rPr>
          <w:rFonts w:ascii="Arial" w:hAnsi="Arial" w:cs="Arial"/>
          <w:sz w:val="20"/>
          <w:szCs w:val="20"/>
        </w:rPr>
        <w:t>3</w:t>
      </w:r>
      <w:r w:rsidRPr="000E3D97">
        <w:rPr>
          <w:rFonts w:ascii="Arial" w:hAnsi="Arial" w:cs="Arial"/>
          <w:sz w:val="20"/>
          <w:szCs w:val="20"/>
        </w:rPr>
        <w:t xml:space="preserve"> taxa (</w:t>
      </w:r>
      <w:r w:rsidR="00BD112C">
        <w:rPr>
          <w:rFonts w:ascii="Arial" w:hAnsi="Arial" w:cs="Arial"/>
          <w:sz w:val="20"/>
          <w:szCs w:val="20"/>
        </w:rPr>
        <w:t>3.3</w:t>
      </w:r>
      <w:r w:rsidRPr="000E3D97">
        <w:rPr>
          <w:rFonts w:ascii="Arial" w:hAnsi="Arial" w:cs="Arial"/>
          <w:sz w:val="20"/>
          <w:szCs w:val="20"/>
        </w:rPr>
        <w:t xml:space="preserve">%) from the 10 extraction blanks and </w:t>
      </w:r>
      <w:r w:rsidR="00BD112C">
        <w:rPr>
          <w:rFonts w:ascii="Arial" w:hAnsi="Arial" w:cs="Arial"/>
          <w:sz w:val="20"/>
          <w:szCs w:val="20"/>
        </w:rPr>
        <w:t>165</w:t>
      </w:r>
      <w:r w:rsidRPr="000E3D97">
        <w:rPr>
          <w:rFonts w:ascii="Arial" w:hAnsi="Arial" w:cs="Arial"/>
          <w:sz w:val="20"/>
          <w:szCs w:val="20"/>
        </w:rPr>
        <w:t xml:space="preserve"> taxa (</w:t>
      </w:r>
      <w:r w:rsidR="00BD112C">
        <w:rPr>
          <w:rFonts w:ascii="Arial" w:hAnsi="Arial" w:cs="Arial"/>
          <w:sz w:val="20"/>
          <w:szCs w:val="20"/>
        </w:rPr>
        <w:t>3.4</w:t>
      </w:r>
      <w:r w:rsidRPr="000E3D97">
        <w:rPr>
          <w:rFonts w:ascii="Arial" w:hAnsi="Arial" w:cs="Arial"/>
          <w:sz w:val="20"/>
          <w:szCs w:val="20"/>
        </w:rPr>
        <w:t xml:space="preserve">%) from the 9 PCR blanks. These taxa were removed. Finally, the decontaminated </w:t>
      </w:r>
      <w:proofErr w:type="spellStart"/>
      <w:r w:rsidRPr="000E3D97">
        <w:rPr>
          <w:rFonts w:ascii="Arial" w:hAnsi="Arial" w:cs="Arial"/>
          <w:sz w:val="20"/>
          <w:szCs w:val="20"/>
        </w:rPr>
        <w:t>phyloseq</w:t>
      </w:r>
      <w:proofErr w:type="spellEnd"/>
      <w:r w:rsidRPr="000E3D97">
        <w:rPr>
          <w:rFonts w:ascii="Arial" w:hAnsi="Arial" w:cs="Arial"/>
          <w:sz w:val="20"/>
          <w:szCs w:val="20"/>
        </w:rPr>
        <w:t xml:space="preserve"> object contained </w:t>
      </w:r>
      <w:r w:rsidR="005064AD" w:rsidRPr="005064AD">
        <w:rPr>
          <w:rFonts w:ascii="Arial" w:hAnsi="Arial" w:cs="Arial"/>
          <w:sz w:val="20"/>
          <w:szCs w:val="20"/>
        </w:rPr>
        <w:t>4,531</w:t>
      </w:r>
      <w:r w:rsidRPr="000E3D97">
        <w:rPr>
          <w:rFonts w:ascii="Arial" w:hAnsi="Arial" w:cs="Arial"/>
          <w:sz w:val="20"/>
          <w:szCs w:val="20"/>
        </w:rPr>
        <w:t xml:space="preserve"> taxa. We plotted alpha diversity rarefaction curves for each sample with the </w:t>
      </w:r>
      <w:proofErr w:type="spellStart"/>
      <w:r w:rsidRPr="000E3D97">
        <w:rPr>
          <w:rFonts w:ascii="Arial" w:hAnsi="Arial" w:cs="Arial"/>
          <w:sz w:val="20"/>
          <w:szCs w:val="20"/>
        </w:rPr>
        <w:t>rarecurve</w:t>
      </w:r>
      <w:proofErr w:type="spellEnd"/>
      <w:r w:rsidRPr="000E3D97">
        <w:rPr>
          <w:rFonts w:ascii="Arial" w:hAnsi="Arial" w:cs="Arial"/>
          <w:sz w:val="20"/>
          <w:szCs w:val="20"/>
        </w:rPr>
        <w:t xml:space="preserve"> function from the ‘vegan’ R package (v2.6</w:t>
      </w:r>
      <w:r w:rsidR="000E3D97" w:rsidRPr="000E3D97">
        <w:rPr>
          <w:rFonts w:ascii="Arial" w:hAnsi="Arial" w:cs="Arial"/>
          <w:sz w:val="20"/>
          <w:szCs w:val="20"/>
        </w:rPr>
        <w:t>-4</w:t>
      </w:r>
      <w:del w:id="48" w:author="Domink_S" w:date="2024-04-22T06:53:00Z">
        <w:r w:rsidRPr="000E3D97" w:rsidDel="008417AC">
          <w:rPr>
            <w:rFonts w:ascii="Arial" w:hAnsi="Arial" w:cs="Arial"/>
            <w:sz w:val="20"/>
            <w:szCs w:val="20"/>
          </w:rPr>
          <w:delText xml:space="preserve">, </w:delText>
        </w:r>
        <w:r w:rsidR="000E3D97" w:rsidRPr="000E3D97" w:rsidDel="008417AC">
          <w:rPr>
            <w:rFonts w:ascii="Arial" w:hAnsi="Arial" w:cs="Arial"/>
            <w:sz w:val="20"/>
            <w:szCs w:val="20"/>
          </w:rPr>
          <w:fldChar w:fldCharType="begin"/>
        </w:r>
        <w:r w:rsidR="008417AC" w:rsidDel="008417AC">
          <w:rPr>
            <w:rFonts w:ascii="Arial" w:hAnsi="Arial" w:cs="Arial"/>
            <w:sz w:val="20"/>
            <w:szCs w:val="20"/>
          </w:rPr>
          <w:delInstrText xml:space="preserve"> ADDIN ZOTERO_ITEM CSL_CITATION {"citationID":"uvyL9Y7R","properties":{"formattedCitation":"\\super 17\\nosupersub{}","plainCitation":"17","noteIndex":0},"citationItems":[{"id":261,"uris":["http://zotero.org/users/13284053/items/748H7A78"],"itemData":{"id":261,"type":"software","title":"vegan: Community Ecology Package","author":[{"family":"Oksanen","given":"J"},{"family":"Simpson","given":"G L"},{"family":"Blanchet","given":"F G"},{"family":"Kindt","given":"Roeland"},{"family":"Legendre","given":"P"},{"family":"Minchin","given":"P R"},{"family":"O'Hara","given":"R B"},{"family":"Solymos","given":"P"},{"family":"Stevens","given":"M H H"},{"family":"Szoecs","given":"E"},{"family":"Wagner","given":"H"},{"family":"Barbour","given":"M"},{"family":"Bedward","given":"M"},{"family":"Bolker","given":"B"},{"family":"Borcard","given":"D"},{"family":"Carvalho","given":"G"},{"family":"Chirico","given":"M"},{"family":"De Caceres","given":"M"},{"family":"Durand","given":"S"},{"family":"Antoniazi Evangelista","given":"H B"},{"family":"John","given":"R F"},{"family":"Friendly","given":"M"},{"family":"Furneaux","given":"B"},{"family":"Hannigan","given":"G"},{"family":"Hill","given":"M O"},{"family":"Lathi","given":"Leo"},{"family":"McGlinn","given":"D"},{"family":"Ouellette","given":"N-H"},{"family":"Ribeiro Cunha","given":"E"},{"family":"Smith","given":"Tyler"},{"family":"Stier","given":"A"},{"family":"Ter Braak","given":"C J F"},{"family":"Weedon, J","given":""}],"issued":{"date-parts":[["2022",10,11]]}}}],"schema":"https://github.com/citation-style-language/schema/raw/master/csl-citation.json"} </w:delInstrText>
        </w:r>
        <w:r w:rsidR="000E3D97" w:rsidRPr="000E3D97" w:rsidDel="008417AC">
          <w:rPr>
            <w:rFonts w:ascii="Arial" w:hAnsi="Arial" w:cs="Arial"/>
            <w:sz w:val="20"/>
            <w:szCs w:val="20"/>
          </w:rPr>
          <w:fldChar w:fldCharType="separate"/>
        </w:r>
        <w:r w:rsidR="008417AC" w:rsidRPr="008417AC" w:rsidDel="008417AC">
          <w:rPr>
            <w:rFonts w:ascii="Arial" w:hAnsi="Arial" w:cs="Arial"/>
            <w:sz w:val="20"/>
            <w:szCs w:val="24"/>
            <w:vertAlign w:val="superscript"/>
          </w:rPr>
          <w:delText>17</w:delText>
        </w:r>
        <w:r w:rsidR="000E3D97" w:rsidRPr="000E3D97" w:rsidDel="008417AC">
          <w:rPr>
            <w:rFonts w:ascii="Arial" w:hAnsi="Arial" w:cs="Arial"/>
            <w:sz w:val="20"/>
            <w:szCs w:val="20"/>
          </w:rPr>
          <w:fldChar w:fldCharType="end"/>
        </w:r>
      </w:del>
      <w:r w:rsidRPr="000E3D97">
        <w:rPr>
          <w:rFonts w:ascii="Arial" w:hAnsi="Arial" w:cs="Arial"/>
          <w:sz w:val="20"/>
          <w:szCs w:val="20"/>
        </w:rPr>
        <w:t>)</w:t>
      </w:r>
      <w:ins w:id="49" w:author="Domink_S" w:date="2024-04-22T06:53:00Z">
        <w:r w:rsidR="008417AC" w:rsidRPr="000E3D97">
          <w:rPr>
            <w:rFonts w:ascii="Arial" w:hAnsi="Arial" w:cs="Arial"/>
            <w:sz w:val="20"/>
            <w:szCs w:val="20"/>
          </w:rPr>
          <w:fldChar w:fldCharType="begin"/>
        </w:r>
        <w:r w:rsidR="008417AC">
          <w:rPr>
            <w:rFonts w:ascii="Arial" w:hAnsi="Arial" w:cs="Arial"/>
            <w:sz w:val="20"/>
            <w:szCs w:val="20"/>
          </w:rPr>
          <w:instrText xml:space="preserve"> ADDIN ZOTERO_ITEM CSL_CITATION {"citationID":"uvyL9Y7R","properties":{"formattedCitation":"\\super 17\\nosupersub{}","plainCitation":"17","noteIndex":0},"citationItems":[{"id":261,"uris":["http://zotero.org/users/13284053/items/748H7A78"],"itemData":{"id":261,"type":"software","title":"vegan: Community Ecology Package","author":[{"family":"Oksanen","given":"J"},{"family":"Simpson","given":"G L"},{"family":"Blanchet","given":"F G"},{"family":"Kindt","given":"Roeland"},{"family":"Legendre","given":"P"},{"family":"Minchin","given":"P R"},{"family":"O'Hara","given":"R B"},{"family":"Solymos","given":"P"},{"family":"Stevens","given":"M H H"},{"family":"Szoecs","given":"E"},{"family":"Wagner","given":"H"},{"family":"Barbour","given":"M"},{"family":"Bedward","given":"M"},{"family":"Bolker","given":"B"},{"family":"Borcard","given":"D"},{"family":"Carvalho","given":"G"},{"family":"Chirico","given":"M"},{"family":"De Caceres","given":"M"},{"family":"Durand","given":"S"},{"family":"Antoniazi Evangelista","given":"H B"},{"family":"John","given":"R F"},{"family":"Friendly","given":"M"},{"family":"Furneaux","given":"B"},{"family":"Hannigan","given":"G"},{"family":"Hill","given":"M O"},{"family":"Lathi","given":"Leo"},{"family":"McGlinn","given":"D"},{"family":"Ouellette","given":"N-H"},{"family":"Ribeiro Cunha","given":"E"},{"family":"Smith","given":"Tyler"},{"family":"Stier","given":"A"},{"family":"Ter Braak","given":"C J F"},{"family":"Weedon, J","given":""}],"issued":{"date-parts":[["2022",10,11]]}}}],"schema":"https://github.com/citation-style-language/schema/raw/master/csl-citation.json"} </w:instrText>
        </w:r>
        <w:r w:rsidR="008417AC" w:rsidRPr="000E3D97">
          <w:rPr>
            <w:rFonts w:ascii="Arial" w:hAnsi="Arial" w:cs="Arial"/>
            <w:sz w:val="20"/>
            <w:szCs w:val="20"/>
          </w:rPr>
          <w:fldChar w:fldCharType="separate"/>
        </w:r>
        <w:r w:rsidR="008417AC" w:rsidRPr="008417AC">
          <w:rPr>
            <w:rFonts w:ascii="Arial" w:hAnsi="Arial" w:cs="Arial"/>
            <w:sz w:val="20"/>
            <w:szCs w:val="24"/>
            <w:vertAlign w:val="superscript"/>
          </w:rPr>
          <w:t>17</w:t>
        </w:r>
        <w:r w:rsidR="008417AC" w:rsidRPr="000E3D97">
          <w:rPr>
            <w:rFonts w:ascii="Arial" w:hAnsi="Arial" w:cs="Arial"/>
            <w:sz w:val="20"/>
            <w:szCs w:val="20"/>
          </w:rPr>
          <w:fldChar w:fldCharType="end"/>
        </w:r>
      </w:ins>
      <w:r w:rsidRPr="000E3D97">
        <w:rPr>
          <w:rFonts w:ascii="Arial" w:hAnsi="Arial" w:cs="Arial"/>
          <w:sz w:val="20"/>
          <w:szCs w:val="20"/>
        </w:rPr>
        <w:t>. Based on the curves</w:t>
      </w:r>
      <w:r w:rsidR="000E3D97" w:rsidRPr="000E3D97">
        <w:rPr>
          <w:rFonts w:ascii="Arial" w:hAnsi="Arial" w:cs="Arial"/>
          <w:sz w:val="20"/>
          <w:szCs w:val="20"/>
        </w:rPr>
        <w:t xml:space="preserve"> (Supplementary Figure 2)</w:t>
      </w:r>
      <w:r w:rsidRPr="000E3D97">
        <w:rPr>
          <w:rFonts w:ascii="Arial" w:hAnsi="Arial" w:cs="Arial"/>
          <w:sz w:val="20"/>
          <w:szCs w:val="20"/>
        </w:rPr>
        <w:t xml:space="preserve">, </w:t>
      </w:r>
      <w:r w:rsidR="00574E76">
        <w:rPr>
          <w:rFonts w:ascii="Arial" w:hAnsi="Arial" w:cs="Arial"/>
          <w:sz w:val="20"/>
          <w:szCs w:val="20"/>
        </w:rPr>
        <w:t>two</w:t>
      </w:r>
      <w:r w:rsidRPr="000E3D97">
        <w:rPr>
          <w:rFonts w:ascii="Arial" w:hAnsi="Arial" w:cs="Arial"/>
          <w:sz w:val="20"/>
          <w:szCs w:val="20"/>
        </w:rPr>
        <w:t xml:space="preserve"> </w:t>
      </w:r>
      <w:proofErr w:type="spellStart"/>
      <w:r w:rsidR="00E07EA4">
        <w:rPr>
          <w:rFonts w:ascii="Arial" w:hAnsi="Arial" w:cs="Arial"/>
          <w:sz w:val="20"/>
          <w:szCs w:val="20"/>
        </w:rPr>
        <w:t>fecal</w:t>
      </w:r>
      <w:proofErr w:type="spellEnd"/>
      <w:r w:rsidRPr="000E3D97">
        <w:rPr>
          <w:rFonts w:ascii="Arial" w:hAnsi="Arial" w:cs="Arial"/>
          <w:sz w:val="20"/>
          <w:szCs w:val="20"/>
        </w:rPr>
        <w:t xml:space="preserve"> samples below a sequencing depth of 5000 reads were eliminated from downstream analyses (including all controls) and </w:t>
      </w:r>
      <w:r w:rsidR="00574E76">
        <w:rPr>
          <w:rFonts w:ascii="Arial" w:hAnsi="Arial" w:cs="Arial"/>
          <w:sz w:val="20"/>
          <w:szCs w:val="20"/>
        </w:rPr>
        <w:t>one</w:t>
      </w:r>
      <w:r w:rsidRPr="000E3D97">
        <w:rPr>
          <w:rFonts w:ascii="Arial" w:hAnsi="Arial" w:cs="Arial"/>
          <w:sz w:val="20"/>
          <w:szCs w:val="20"/>
        </w:rPr>
        <w:t xml:space="preserve"> samples </w:t>
      </w:r>
      <w:r w:rsidR="00574E76">
        <w:rPr>
          <w:rFonts w:ascii="Arial" w:hAnsi="Arial" w:cs="Arial"/>
          <w:sz w:val="20"/>
          <w:szCs w:val="20"/>
        </w:rPr>
        <w:t>missing age information</w:t>
      </w:r>
      <w:r w:rsidRPr="000E3D97">
        <w:rPr>
          <w:rFonts w:ascii="Arial" w:hAnsi="Arial" w:cs="Arial"/>
          <w:sz w:val="20"/>
          <w:szCs w:val="20"/>
        </w:rPr>
        <w:t xml:space="preserve">. Hence, a total of </w:t>
      </w:r>
      <w:r w:rsidR="000E3D97" w:rsidRPr="000E3D97">
        <w:rPr>
          <w:rFonts w:ascii="Arial" w:hAnsi="Arial" w:cs="Arial"/>
          <w:sz w:val="20"/>
          <w:szCs w:val="20"/>
        </w:rPr>
        <w:t>21</w:t>
      </w:r>
      <w:r w:rsidR="00574E76">
        <w:rPr>
          <w:rFonts w:ascii="Arial" w:hAnsi="Arial" w:cs="Arial"/>
          <w:sz w:val="20"/>
          <w:szCs w:val="20"/>
        </w:rPr>
        <w:t>8</w:t>
      </w:r>
      <w:r w:rsidRPr="000E3D97">
        <w:rPr>
          <w:rFonts w:ascii="Arial" w:hAnsi="Arial" w:cs="Arial"/>
          <w:sz w:val="20"/>
          <w:szCs w:val="20"/>
        </w:rPr>
        <w:t xml:space="preserve"> high-quality </w:t>
      </w:r>
      <w:proofErr w:type="spellStart"/>
      <w:r w:rsidR="00E07EA4">
        <w:rPr>
          <w:rFonts w:ascii="Arial" w:hAnsi="Arial" w:cs="Arial"/>
          <w:sz w:val="20"/>
          <w:szCs w:val="20"/>
        </w:rPr>
        <w:t>fecal</w:t>
      </w:r>
      <w:proofErr w:type="spellEnd"/>
      <w:r w:rsidRPr="000E3D97">
        <w:rPr>
          <w:rFonts w:ascii="Arial" w:hAnsi="Arial" w:cs="Arial"/>
          <w:sz w:val="20"/>
          <w:szCs w:val="20"/>
        </w:rPr>
        <w:t xml:space="preserve"> samples </w:t>
      </w:r>
      <w:r w:rsidR="006E7C61">
        <w:rPr>
          <w:rFonts w:ascii="Arial" w:hAnsi="Arial" w:cs="Arial"/>
          <w:sz w:val="20"/>
          <w:szCs w:val="20"/>
        </w:rPr>
        <w:t>with</w:t>
      </w:r>
      <w:r w:rsidRPr="000E3D97">
        <w:rPr>
          <w:rFonts w:ascii="Arial" w:hAnsi="Arial" w:cs="Arial"/>
          <w:sz w:val="20"/>
          <w:szCs w:val="20"/>
        </w:rPr>
        <w:t xml:space="preserve"> </w:t>
      </w:r>
      <w:r w:rsidR="006E7C61">
        <w:rPr>
          <w:rFonts w:ascii="Arial" w:hAnsi="Arial" w:cs="Arial"/>
          <w:sz w:val="20"/>
          <w:szCs w:val="20"/>
        </w:rPr>
        <w:t>on</w:t>
      </w:r>
      <w:r w:rsidRPr="000E3D97">
        <w:rPr>
          <w:rFonts w:ascii="Arial" w:hAnsi="Arial" w:cs="Arial"/>
          <w:sz w:val="20"/>
          <w:szCs w:val="20"/>
        </w:rPr>
        <w:t xml:space="preserve"> </w:t>
      </w:r>
      <w:r w:rsidR="006E7C61">
        <w:rPr>
          <w:rFonts w:ascii="Arial" w:hAnsi="Arial" w:cs="Arial"/>
          <w:sz w:val="20"/>
          <w:szCs w:val="20"/>
        </w:rPr>
        <w:t>average</w:t>
      </w:r>
      <w:r w:rsidRPr="000E3D97">
        <w:rPr>
          <w:rFonts w:ascii="Arial" w:hAnsi="Arial" w:cs="Arial"/>
          <w:sz w:val="20"/>
          <w:szCs w:val="20"/>
        </w:rPr>
        <w:t xml:space="preserve"> </w:t>
      </w:r>
      <w:r w:rsidR="0092548E" w:rsidRPr="00B67102">
        <w:rPr>
          <w:rFonts w:ascii="Arial" w:hAnsi="Arial" w:cs="Arial"/>
          <w:color w:val="000000"/>
          <w:sz w:val="20"/>
          <w:szCs w:val="20"/>
        </w:rPr>
        <w:t>3</w:t>
      </w:r>
      <w:r w:rsidR="0092548E">
        <w:rPr>
          <w:rFonts w:ascii="Arial" w:hAnsi="Arial" w:cs="Arial"/>
          <w:color w:val="000000"/>
          <w:sz w:val="20"/>
          <w:szCs w:val="20"/>
        </w:rPr>
        <w:t xml:space="preserve">2,849 </w:t>
      </w:r>
      <w:r w:rsidR="0092548E" w:rsidRPr="0092548E">
        <w:rPr>
          <w:rFonts w:ascii="Arial" w:hAnsi="Arial" w:cs="Arial"/>
          <w:color w:val="000000"/>
          <w:sz w:val="20"/>
          <w:szCs w:val="20"/>
        </w:rPr>
        <w:t>reads</w:t>
      </w:r>
      <w:r w:rsidR="0092548E" w:rsidRPr="0092548E">
        <w:rPr>
          <w:rFonts w:ascii="Arial" w:hAnsi="Arial" w:cs="Arial"/>
          <w:sz w:val="20"/>
          <w:szCs w:val="20"/>
        </w:rPr>
        <w:t xml:space="preserve"> </w:t>
      </w:r>
      <w:r w:rsidRPr="0092548E">
        <w:rPr>
          <w:rFonts w:ascii="Arial" w:hAnsi="Arial" w:cs="Arial"/>
          <w:sz w:val="20"/>
          <w:szCs w:val="20"/>
        </w:rPr>
        <w:t>(range: 8,</w:t>
      </w:r>
      <w:r w:rsidR="0092548E" w:rsidRPr="0092548E">
        <w:rPr>
          <w:rFonts w:ascii="Arial" w:hAnsi="Arial" w:cs="Arial"/>
          <w:sz w:val="20"/>
          <w:szCs w:val="20"/>
        </w:rPr>
        <w:t>815</w:t>
      </w:r>
      <w:r w:rsidRPr="0092548E">
        <w:rPr>
          <w:rFonts w:ascii="Arial" w:hAnsi="Arial" w:cs="Arial"/>
          <w:sz w:val="20"/>
          <w:szCs w:val="20"/>
        </w:rPr>
        <w:t>-</w:t>
      </w:r>
      <w:r w:rsidR="0092548E" w:rsidRPr="0092548E">
        <w:rPr>
          <w:rFonts w:ascii="Arial" w:hAnsi="Arial" w:cs="Arial"/>
          <w:sz w:val="20"/>
          <w:szCs w:val="20"/>
        </w:rPr>
        <w:t>62,295</w:t>
      </w:r>
      <w:r w:rsidRPr="0092548E">
        <w:rPr>
          <w:rFonts w:ascii="Arial" w:hAnsi="Arial" w:cs="Arial"/>
          <w:sz w:val="20"/>
          <w:szCs w:val="20"/>
        </w:rPr>
        <w:t>)</w:t>
      </w:r>
      <w:r w:rsidRPr="000E3D97">
        <w:rPr>
          <w:rFonts w:ascii="Arial" w:hAnsi="Arial" w:cs="Arial"/>
          <w:sz w:val="20"/>
          <w:szCs w:val="20"/>
        </w:rPr>
        <w:t xml:space="preserve"> remained.</w:t>
      </w:r>
    </w:p>
    <w:p w14:paraId="4426A4AA" w14:textId="77777777" w:rsidR="00F0679B" w:rsidRPr="000E3D97" w:rsidRDefault="000E3D97" w:rsidP="00F0679B">
      <w:pPr>
        <w:rPr>
          <w:rFonts w:ascii="Arial" w:hAnsi="Arial" w:cs="Arial"/>
          <w:sz w:val="20"/>
          <w:szCs w:val="20"/>
        </w:rPr>
      </w:pPr>
      <w:r w:rsidRPr="000E3D97">
        <w:rPr>
          <w:rFonts w:ascii="Arial" w:hAnsi="Arial" w:cs="Arial"/>
          <w:noProof/>
          <w:sz w:val="20"/>
          <w:szCs w:val="20"/>
          <w:lang w:val="de-DE"/>
        </w:rPr>
        <w:drawing>
          <wp:inline distT="0" distB="0" distL="0" distR="0" wp14:anchorId="63561D7A" wp14:editId="79B5CFCC">
            <wp:extent cx="4710223" cy="2529218"/>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4394" b="8829"/>
                    <a:stretch/>
                  </pic:blipFill>
                  <pic:spPr bwMode="auto">
                    <a:xfrm>
                      <a:off x="0" y="0"/>
                      <a:ext cx="4752445" cy="2551890"/>
                    </a:xfrm>
                    <a:prstGeom prst="rect">
                      <a:avLst/>
                    </a:prstGeom>
                    <a:noFill/>
                    <a:ln>
                      <a:noFill/>
                    </a:ln>
                    <a:extLst>
                      <a:ext uri="{53640926-AAD7-44D8-BBD7-CCE9431645EC}">
                        <a14:shadowObscured xmlns:a14="http://schemas.microsoft.com/office/drawing/2010/main"/>
                      </a:ext>
                    </a:extLst>
                  </pic:spPr>
                </pic:pic>
              </a:graphicData>
            </a:graphic>
          </wp:inline>
        </w:drawing>
      </w:r>
    </w:p>
    <w:p w14:paraId="1987F649" w14:textId="77777777" w:rsidR="000E3D97" w:rsidRPr="000E3D97" w:rsidRDefault="000E3D97" w:rsidP="00F0679B">
      <w:pPr>
        <w:rPr>
          <w:rFonts w:ascii="Arial" w:hAnsi="Arial" w:cs="Arial"/>
          <w:b/>
          <w:bCs/>
          <w:sz w:val="20"/>
          <w:szCs w:val="20"/>
        </w:rPr>
      </w:pPr>
      <w:r w:rsidRPr="000E3D97">
        <w:rPr>
          <w:rFonts w:ascii="Arial" w:hAnsi="Arial" w:cs="Arial"/>
          <w:b/>
          <w:bCs/>
          <w:sz w:val="20"/>
          <w:szCs w:val="20"/>
        </w:rPr>
        <w:t xml:space="preserve">Supplementary Figure 1. A total of six </w:t>
      </w:r>
      <w:proofErr w:type="spellStart"/>
      <w:r w:rsidRPr="000E3D97">
        <w:rPr>
          <w:rFonts w:ascii="Arial" w:hAnsi="Arial" w:cs="Arial"/>
          <w:b/>
          <w:bCs/>
          <w:sz w:val="20"/>
          <w:szCs w:val="20"/>
        </w:rPr>
        <w:t>ZymoBIOMICS</w:t>
      </w:r>
      <w:proofErr w:type="spellEnd"/>
      <w:r w:rsidRPr="000E3D97">
        <w:rPr>
          <w:rFonts w:ascii="Arial" w:hAnsi="Arial" w:cs="Arial"/>
          <w:b/>
          <w:bCs/>
          <w:sz w:val="20"/>
          <w:szCs w:val="20"/>
        </w:rPr>
        <w:t xml:space="preserve"> microbial community standards were included to assess consistency in extraction and sequencing protocols.</w:t>
      </w:r>
    </w:p>
    <w:p w14:paraId="100010E9" w14:textId="3F68840F" w:rsidR="000E3D97" w:rsidRPr="000E3D97" w:rsidRDefault="004B7AE8" w:rsidP="00F0679B">
      <w:pPr>
        <w:rPr>
          <w:rFonts w:ascii="Arial" w:hAnsi="Arial" w:cs="Arial"/>
          <w:sz w:val="20"/>
          <w:szCs w:val="20"/>
        </w:rPr>
      </w:pPr>
      <w:r>
        <w:rPr>
          <w:rFonts w:ascii="Arial" w:hAnsi="Arial" w:cs="Arial"/>
          <w:noProof/>
          <w:sz w:val="20"/>
          <w:szCs w:val="20"/>
        </w:rPr>
        <w:lastRenderedPageBreak/>
        <w:drawing>
          <wp:inline distT="0" distB="0" distL="0" distR="0" wp14:anchorId="02309ECB" wp14:editId="7A03AF36">
            <wp:extent cx="5455920" cy="31775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6378" r="4660" b="3275"/>
                    <a:stretch/>
                  </pic:blipFill>
                  <pic:spPr bwMode="auto">
                    <a:xfrm>
                      <a:off x="0" y="0"/>
                      <a:ext cx="5455920" cy="3177540"/>
                    </a:xfrm>
                    <a:prstGeom prst="rect">
                      <a:avLst/>
                    </a:prstGeom>
                    <a:noFill/>
                    <a:ln>
                      <a:noFill/>
                    </a:ln>
                    <a:extLst>
                      <a:ext uri="{53640926-AAD7-44D8-BBD7-CCE9431645EC}">
                        <a14:shadowObscured xmlns:a14="http://schemas.microsoft.com/office/drawing/2010/main"/>
                      </a:ext>
                    </a:extLst>
                  </pic:spPr>
                </pic:pic>
              </a:graphicData>
            </a:graphic>
          </wp:inline>
        </w:drawing>
      </w:r>
    </w:p>
    <w:p w14:paraId="6D956B92" w14:textId="3508F79E" w:rsidR="000E3D97" w:rsidRDefault="000E3D97" w:rsidP="00F0679B">
      <w:pPr>
        <w:rPr>
          <w:rFonts w:ascii="Arial" w:hAnsi="Arial" w:cs="Arial"/>
          <w:sz w:val="20"/>
          <w:szCs w:val="20"/>
        </w:rPr>
      </w:pPr>
      <w:r w:rsidRPr="000E3D97">
        <w:rPr>
          <w:rFonts w:ascii="Arial" w:hAnsi="Arial" w:cs="Arial"/>
          <w:b/>
          <w:bCs/>
          <w:sz w:val="20"/>
          <w:szCs w:val="20"/>
        </w:rPr>
        <w:t>Supplementary Figure 2 Rarefaction curve for all samples.</w:t>
      </w:r>
      <w:r>
        <w:rPr>
          <w:rFonts w:ascii="Arial" w:hAnsi="Arial" w:cs="Arial"/>
          <w:sz w:val="20"/>
          <w:szCs w:val="20"/>
        </w:rPr>
        <w:t xml:space="preserve"> Red </w:t>
      </w:r>
      <w:r w:rsidR="005064AD">
        <w:rPr>
          <w:rFonts w:ascii="Arial" w:hAnsi="Arial" w:cs="Arial"/>
          <w:sz w:val="20"/>
          <w:szCs w:val="20"/>
        </w:rPr>
        <w:t>dashed</w:t>
      </w:r>
      <w:r>
        <w:rPr>
          <w:rFonts w:ascii="Arial" w:hAnsi="Arial" w:cs="Arial"/>
          <w:sz w:val="20"/>
          <w:szCs w:val="20"/>
        </w:rPr>
        <w:t xml:space="preserve"> line indicates read</w:t>
      </w:r>
      <w:r w:rsidR="005064AD">
        <w:rPr>
          <w:rFonts w:ascii="Arial" w:hAnsi="Arial" w:cs="Arial"/>
          <w:sz w:val="20"/>
          <w:szCs w:val="20"/>
        </w:rPr>
        <w:t xml:space="preserve"> count</w:t>
      </w:r>
      <w:r>
        <w:rPr>
          <w:rFonts w:ascii="Arial" w:hAnsi="Arial" w:cs="Arial"/>
          <w:sz w:val="20"/>
          <w:szCs w:val="20"/>
        </w:rPr>
        <w:t xml:space="preserve"> </w:t>
      </w:r>
      <w:r w:rsidR="005064AD">
        <w:rPr>
          <w:rFonts w:ascii="Arial" w:hAnsi="Arial" w:cs="Arial"/>
          <w:sz w:val="20"/>
          <w:szCs w:val="20"/>
        </w:rPr>
        <w:t xml:space="preserve">of the sample with the lowest </w:t>
      </w:r>
      <w:del w:id="50" w:author="Domink_S" w:date="2024-04-12T09:13:00Z">
        <w:r w:rsidR="005064AD" w:rsidDel="00081169">
          <w:rPr>
            <w:rFonts w:ascii="Arial" w:hAnsi="Arial" w:cs="Arial"/>
            <w:sz w:val="20"/>
            <w:szCs w:val="20"/>
          </w:rPr>
          <w:delText xml:space="preserve">amount </w:delText>
        </w:r>
      </w:del>
      <w:ins w:id="51" w:author="Domink_S" w:date="2024-04-12T09:13:00Z">
        <w:r w:rsidR="00081169">
          <w:rPr>
            <w:rFonts w:ascii="Arial" w:hAnsi="Arial" w:cs="Arial"/>
            <w:sz w:val="20"/>
            <w:szCs w:val="20"/>
          </w:rPr>
          <w:t xml:space="preserve">number </w:t>
        </w:r>
      </w:ins>
      <w:r w:rsidR="005064AD">
        <w:rPr>
          <w:rFonts w:ascii="Arial" w:hAnsi="Arial" w:cs="Arial"/>
          <w:sz w:val="20"/>
          <w:szCs w:val="20"/>
        </w:rPr>
        <w:t xml:space="preserve">of reads (i.e., 8815) and, hence, forms the </w:t>
      </w:r>
      <w:r>
        <w:rPr>
          <w:rFonts w:ascii="Arial" w:hAnsi="Arial" w:cs="Arial"/>
          <w:sz w:val="20"/>
          <w:szCs w:val="20"/>
        </w:rPr>
        <w:t>rarefying threshold</w:t>
      </w:r>
      <w:r w:rsidR="005064AD">
        <w:rPr>
          <w:rFonts w:ascii="Arial" w:hAnsi="Arial" w:cs="Arial"/>
          <w:sz w:val="20"/>
          <w:szCs w:val="20"/>
        </w:rPr>
        <w:t>.</w:t>
      </w:r>
    </w:p>
    <w:p w14:paraId="184CB155" w14:textId="77777777" w:rsidR="000E3D97" w:rsidRPr="000E3D97" w:rsidRDefault="000E3D97" w:rsidP="00F0679B">
      <w:pPr>
        <w:rPr>
          <w:rFonts w:ascii="Arial" w:hAnsi="Arial" w:cs="Arial"/>
          <w:sz w:val="20"/>
          <w:szCs w:val="20"/>
        </w:rPr>
      </w:pPr>
    </w:p>
    <w:p w14:paraId="513BD5EE" w14:textId="77777777" w:rsidR="00F0679B" w:rsidRPr="000E3D97" w:rsidRDefault="00F0679B" w:rsidP="00F0679B">
      <w:pPr>
        <w:rPr>
          <w:rFonts w:ascii="Arial" w:hAnsi="Arial" w:cs="Arial"/>
          <w:i/>
          <w:iCs/>
          <w:sz w:val="20"/>
          <w:szCs w:val="20"/>
        </w:rPr>
      </w:pPr>
      <w:r w:rsidRPr="000E3D97">
        <w:rPr>
          <w:rFonts w:ascii="Arial" w:hAnsi="Arial" w:cs="Arial"/>
          <w:i/>
          <w:iCs/>
          <w:sz w:val="20"/>
          <w:szCs w:val="20"/>
        </w:rPr>
        <w:t xml:space="preserve">Statistical analysis </w:t>
      </w:r>
    </w:p>
    <w:p w14:paraId="7F8AF34F" w14:textId="77777777" w:rsidR="00F0679B" w:rsidRPr="000E3D97" w:rsidRDefault="00F0679B" w:rsidP="00F0679B">
      <w:pPr>
        <w:rPr>
          <w:rFonts w:ascii="Arial" w:hAnsi="Arial" w:cs="Arial"/>
          <w:sz w:val="20"/>
          <w:szCs w:val="20"/>
        </w:rPr>
      </w:pPr>
      <w:r w:rsidRPr="000E3D97">
        <w:rPr>
          <w:rFonts w:ascii="Arial" w:hAnsi="Arial" w:cs="Arial"/>
          <w:sz w:val="20"/>
          <w:szCs w:val="20"/>
        </w:rPr>
        <w:t xml:space="preserve">Alpha </w:t>
      </w:r>
      <w:r w:rsidR="000E3D97">
        <w:rPr>
          <w:rFonts w:ascii="Arial" w:hAnsi="Arial" w:cs="Arial"/>
          <w:sz w:val="20"/>
          <w:szCs w:val="20"/>
        </w:rPr>
        <w:t xml:space="preserve">diversity </w:t>
      </w:r>
    </w:p>
    <w:p w14:paraId="10A51477" w14:textId="26FD74E0" w:rsidR="00F0679B" w:rsidRDefault="00F0679B" w:rsidP="00F0679B">
      <w:pPr>
        <w:rPr>
          <w:rFonts w:ascii="Arial" w:hAnsi="Arial" w:cs="Arial"/>
          <w:sz w:val="20"/>
          <w:szCs w:val="20"/>
        </w:rPr>
      </w:pPr>
      <w:r w:rsidRPr="000E3D97">
        <w:rPr>
          <w:rFonts w:ascii="Arial" w:hAnsi="Arial" w:cs="Arial"/>
          <w:sz w:val="20"/>
          <w:szCs w:val="20"/>
        </w:rPr>
        <w:t xml:space="preserve">Alpha diversity </w:t>
      </w:r>
      <w:r w:rsidR="000E3D97" w:rsidRPr="000E3D97">
        <w:rPr>
          <w:rFonts w:ascii="Arial" w:hAnsi="Arial" w:cs="Arial"/>
          <w:sz w:val="20"/>
          <w:szCs w:val="20"/>
        </w:rPr>
        <w:t xml:space="preserve">metrics </w:t>
      </w:r>
      <w:r w:rsidRPr="000E3D97">
        <w:rPr>
          <w:rFonts w:ascii="Arial" w:hAnsi="Arial" w:cs="Arial"/>
          <w:sz w:val="20"/>
          <w:szCs w:val="20"/>
        </w:rPr>
        <w:t>(i.e., Observed</w:t>
      </w:r>
      <w:r w:rsidR="000E3D97" w:rsidRPr="000E3D97">
        <w:rPr>
          <w:rFonts w:ascii="Arial" w:hAnsi="Arial" w:cs="Arial"/>
          <w:sz w:val="20"/>
          <w:szCs w:val="20"/>
        </w:rPr>
        <w:t xml:space="preserve"> ASVs</w:t>
      </w:r>
      <w:r w:rsidRPr="000E3D97">
        <w:rPr>
          <w:rFonts w:ascii="Arial" w:hAnsi="Arial" w:cs="Arial"/>
          <w:sz w:val="20"/>
          <w:szCs w:val="20"/>
        </w:rPr>
        <w:t>, Cha</w:t>
      </w:r>
      <w:r w:rsidR="00AB3AA7">
        <w:rPr>
          <w:rFonts w:ascii="Arial" w:hAnsi="Arial" w:cs="Arial"/>
          <w:sz w:val="20"/>
          <w:szCs w:val="20"/>
        </w:rPr>
        <w:t>o</w:t>
      </w:r>
      <w:r w:rsidRPr="000E3D97">
        <w:rPr>
          <w:rFonts w:ascii="Arial" w:hAnsi="Arial" w:cs="Arial"/>
          <w:sz w:val="20"/>
          <w:szCs w:val="20"/>
        </w:rPr>
        <w:t xml:space="preserve">1, and Faith’s Phylogenetic diversity) were calculated </w:t>
      </w:r>
      <w:r w:rsidR="000E3D97" w:rsidRPr="000E3D97">
        <w:rPr>
          <w:rFonts w:ascii="Arial" w:hAnsi="Arial" w:cs="Arial"/>
          <w:sz w:val="20"/>
          <w:szCs w:val="20"/>
        </w:rPr>
        <w:t>employing the ‘</w:t>
      </w:r>
      <w:proofErr w:type="spellStart"/>
      <w:r w:rsidR="000E3D97" w:rsidRPr="000E3D97">
        <w:rPr>
          <w:rFonts w:ascii="Arial" w:hAnsi="Arial" w:cs="Arial"/>
          <w:sz w:val="20"/>
          <w:szCs w:val="20"/>
        </w:rPr>
        <w:t>phyloseq</w:t>
      </w:r>
      <w:proofErr w:type="spellEnd"/>
      <w:r w:rsidR="000E3D97" w:rsidRPr="000E3D97">
        <w:rPr>
          <w:rFonts w:ascii="Arial" w:hAnsi="Arial" w:cs="Arial"/>
          <w:sz w:val="20"/>
          <w:szCs w:val="20"/>
        </w:rPr>
        <w:t>’ (v1.46.0</w:t>
      </w:r>
      <w:del w:id="52" w:author="Domink_S" w:date="2024-04-22T06:54:00Z">
        <w:r w:rsidR="000E3D97" w:rsidRPr="000E3D97" w:rsidDel="008417AC">
          <w:rPr>
            <w:rFonts w:ascii="Arial" w:hAnsi="Arial" w:cs="Arial"/>
            <w:sz w:val="20"/>
            <w:szCs w:val="20"/>
          </w:rPr>
          <w:delText xml:space="preserve">, </w:delText>
        </w:r>
        <w:r w:rsidR="000E3D97" w:rsidRPr="000E3D97" w:rsidDel="008417AC">
          <w:rPr>
            <w:rFonts w:ascii="Arial" w:hAnsi="Arial" w:cs="Arial"/>
            <w:sz w:val="20"/>
            <w:szCs w:val="20"/>
          </w:rPr>
          <w:fldChar w:fldCharType="begin"/>
        </w:r>
        <w:r w:rsidR="008417AC" w:rsidDel="008417AC">
          <w:rPr>
            <w:rFonts w:ascii="Arial" w:hAnsi="Arial" w:cs="Arial"/>
            <w:sz w:val="20"/>
            <w:szCs w:val="20"/>
          </w:rPr>
          <w:delInstrText xml:space="preserve"> ADDIN ZOTERO_ITEM CSL_CITATION {"citationID":"kQJaDkG2","properties":{"formattedCitation":"\\super 15\\nosupersub{}","plainCitation":"15","noteIndex":0},"citationItems":[{"id":247,"uris":["http://zotero.org/users/13284053/items/NF2UIL65"],"itemData":{"id":247,"type":"article-journal","abstract":"Background: The analysis of microbial communities through DNA sequencing brings many challenges: the integration of different types of data with methods from ecology, genetics, phylogenetics, multivariate statistics, visualization and testing. With the increased breadth of experimental designs now being pursued, project-specific statistical analyses are often needed, and these analyses are often difficult (or impossible) for peer researchers to independently reproduce. The vast majority of the requisite tools for performing these analyses reproducibly are already implemented in R and its extensions (packages), but with limited support for high throughput microbiome census data.\nResults: Here we describe a software project, phyloseq, dedicated to the object-oriented representation and analysis of microbiome census data in R. It supports importing data from a variety of common formats, as well as many analysis techniques. These include calibration, filtering, subsetting, agglomeration, multi-table comparisons, diversity analysis, parallelized Fast UniFrac, ordination methods, and production of publication-quality graphics; all in a manner that is easy to document, share, and modify. We show how to apply functions from other R packages to phyloseq-represented data, illustrating the availability of a large number of open source analysis techniques. We discuss the use of phyloseq with tools for reproducible research, a practice common in other fields but still rare in the analysis of highly parallel microbiome census data. We have made available all of the materials necessary to completely reproduce the analysis and figures included in this article, an example of best practices for reproducible research.\nConclusions: The phyloseq project for R is a new open-source software package, freely available on the web from both GitHub and Bioconductor.","container-title":"PLoS ONE","DOI":"10.1371/journal.pone.0061217","ISSN":"1932-6203","issue":"4","journalAbbreviation":"PLoS ONE","language":"en","page":"e61217","source":"DOI.org (Crossref)","title":"phyloseq: An R Package for Reproducible Interactive Analysis and Graphics of Microbiome Census Data","title-short":"phyloseq","volume":"8","author":[{"family":"McMurdie","given":"Paul J."},{"family":"Holmes","given":"Susan"}],"editor":[{"family":"Watson","given":"Michael"}],"issued":{"date-parts":[["2013",4,22]]}}}],"schema":"https://github.com/citation-style-language/schema/raw/master/csl-citation.json"} </w:delInstrText>
        </w:r>
        <w:r w:rsidR="000E3D97" w:rsidRPr="000E3D97" w:rsidDel="008417AC">
          <w:rPr>
            <w:rFonts w:ascii="Arial" w:hAnsi="Arial" w:cs="Arial"/>
            <w:sz w:val="20"/>
            <w:szCs w:val="20"/>
          </w:rPr>
          <w:fldChar w:fldCharType="separate"/>
        </w:r>
        <w:r w:rsidR="008417AC" w:rsidRPr="008417AC" w:rsidDel="008417AC">
          <w:rPr>
            <w:rFonts w:ascii="Arial" w:hAnsi="Arial" w:cs="Arial"/>
            <w:sz w:val="20"/>
            <w:szCs w:val="24"/>
            <w:vertAlign w:val="superscript"/>
          </w:rPr>
          <w:delText>15</w:delText>
        </w:r>
        <w:r w:rsidR="000E3D97" w:rsidRPr="000E3D97" w:rsidDel="008417AC">
          <w:rPr>
            <w:rFonts w:ascii="Arial" w:hAnsi="Arial" w:cs="Arial"/>
            <w:sz w:val="20"/>
            <w:szCs w:val="20"/>
          </w:rPr>
          <w:fldChar w:fldCharType="end"/>
        </w:r>
      </w:del>
      <w:r w:rsidR="000E3D97" w:rsidRPr="000E3D97">
        <w:rPr>
          <w:rFonts w:ascii="Arial" w:hAnsi="Arial" w:cs="Arial"/>
          <w:sz w:val="20"/>
          <w:szCs w:val="20"/>
        </w:rPr>
        <w:t>)</w:t>
      </w:r>
      <w:ins w:id="53" w:author="Domink_S" w:date="2024-04-22T06:54:00Z">
        <w:r w:rsidR="008417AC" w:rsidRPr="000E3D97">
          <w:rPr>
            <w:rFonts w:ascii="Arial" w:hAnsi="Arial" w:cs="Arial"/>
            <w:sz w:val="20"/>
            <w:szCs w:val="20"/>
          </w:rPr>
          <w:fldChar w:fldCharType="begin"/>
        </w:r>
        <w:r w:rsidR="008417AC">
          <w:rPr>
            <w:rFonts w:ascii="Arial" w:hAnsi="Arial" w:cs="Arial"/>
            <w:sz w:val="20"/>
            <w:szCs w:val="20"/>
          </w:rPr>
          <w:instrText xml:space="preserve"> ADDIN ZOTERO_ITEM CSL_CITATION {"citationID":"kQJaDkG2","properties":{"formattedCitation":"\\super 15\\nosupersub{}","plainCitation":"15","noteIndex":0},"citationItems":[{"id":247,"uris":["http://zotero.org/users/13284053/items/NF2UIL65"],"itemData":{"id":247,"type":"article-journal","abstract":"Background: The analysis of microbial communities through DNA sequencing brings many challenges: the integration of different types of data with methods from ecology, genetics, phylogenetics, multivariate statistics, visualization and testing. With the increased breadth of experimental designs now being pursued, project-specific statistical analyses are often needed, and these analyses are often difficult (or impossible) for peer researchers to independently reproduce. The vast majority of the requisite tools for performing these analyses reproducibly are already implemented in R and its extensions (packages), but with limited support for high throughput microbiome census data.\nResults: Here we describe a software project, phyloseq, dedicated to the object-oriented representation and analysis of microbiome census data in R. It supports importing data from a variety of common formats, as well as many analysis techniques. These include calibration, filtering, subsetting, agglomeration, multi-table comparisons, diversity analysis, parallelized Fast UniFrac, ordination methods, and production of publication-quality graphics; all in a manner that is easy to document, share, and modify. We show how to apply functions from other R packages to phyloseq-represented data, illustrating the availability of a large number of open source analysis techniques. We discuss the use of phyloseq with tools for reproducible research, a practice common in other fields but still rare in the analysis of highly parallel microbiome census data. We have made available all of the materials necessary to completely reproduce the analysis and figures included in this article, an example of best practices for reproducible research.\nConclusions: The phyloseq project for R is a new open-source software package, freely available on the web from both GitHub and Bioconductor.","container-title":"PLoS ONE","DOI":"10.1371/journal.pone.0061217","ISSN":"1932-6203","issue":"4","journalAbbreviation":"PLoS ONE","language":"en","page":"e61217","source":"DOI.org (Crossref)","title":"phyloseq: An R Package for Reproducible Interactive Analysis and Graphics of Microbiome Census Data","title-short":"phyloseq","volume":"8","author":[{"family":"McMurdie","given":"Paul J."},{"family":"Holmes","given":"Susan"}],"editor":[{"family":"Watson","given":"Michael"}],"issued":{"date-parts":[["2013",4,22]]}}}],"schema":"https://github.com/citation-style-language/schema/raw/master/csl-citation.json"} </w:instrText>
        </w:r>
        <w:r w:rsidR="008417AC" w:rsidRPr="000E3D97">
          <w:rPr>
            <w:rFonts w:ascii="Arial" w:hAnsi="Arial" w:cs="Arial"/>
            <w:sz w:val="20"/>
            <w:szCs w:val="20"/>
          </w:rPr>
          <w:fldChar w:fldCharType="separate"/>
        </w:r>
        <w:r w:rsidR="008417AC" w:rsidRPr="008417AC">
          <w:rPr>
            <w:rFonts w:ascii="Arial" w:hAnsi="Arial" w:cs="Arial"/>
            <w:sz w:val="20"/>
            <w:szCs w:val="24"/>
            <w:vertAlign w:val="superscript"/>
          </w:rPr>
          <w:t>15</w:t>
        </w:r>
        <w:r w:rsidR="008417AC" w:rsidRPr="000E3D97">
          <w:rPr>
            <w:rFonts w:ascii="Arial" w:hAnsi="Arial" w:cs="Arial"/>
            <w:sz w:val="20"/>
            <w:szCs w:val="20"/>
          </w:rPr>
          <w:fldChar w:fldCharType="end"/>
        </w:r>
      </w:ins>
      <w:r w:rsidR="000E3D97" w:rsidRPr="000E3D97">
        <w:rPr>
          <w:rFonts w:ascii="Arial" w:hAnsi="Arial" w:cs="Arial"/>
          <w:sz w:val="20"/>
          <w:szCs w:val="20"/>
        </w:rPr>
        <w:t xml:space="preserve"> and ‘picante’ package (v1.8.2</w:t>
      </w:r>
      <w:del w:id="54" w:author="Domink_S" w:date="2024-04-22T06:54:00Z">
        <w:r w:rsidR="000E3D97" w:rsidRPr="000E3D97" w:rsidDel="008417AC">
          <w:rPr>
            <w:rFonts w:ascii="Arial" w:hAnsi="Arial" w:cs="Arial"/>
            <w:sz w:val="20"/>
            <w:szCs w:val="20"/>
          </w:rPr>
          <w:delText xml:space="preserve">, </w:delText>
        </w:r>
        <w:r w:rsidR="000E3D97" w:rsidRPr="000E3D97" w:rsidDel="008417AC">
          <w:rPr>
            <w:rFonts w:ascii="Arial" w:hAnsi="Arial" w:cs="Arial"/>
            <w:sz w:val="20"/>
            <w:szCs w:val="20"/>
          </w:rPr>
          <w:fldChar w:fldCharType="begin"/>
        </w:r>
        <w:r w:rsidR="008417AC" w:rsidDel="008417AC">
          <w:rPr>
            <w:rFonts w:ascii="Arial" w:hAnsi="Arial" w:cs="Arial"/>
            <w:sz w:val="20"/>
            <w:szCs w:val="20"/>
          </w:rPr>
          <w:delInstrText xml:space="preserve"> ADDIN ZOTERO_ITEM CSL_CITATION {"citationID":"D7Qse6yO","properties":{"formattedCitation":"\\super 18\\nosupersub{}","plainCitation":"18","noteIndex":0},"citationItems":[{"id":251,"uris":["http://zotero.org/users/13284053/items/9LXVZIP7"],"itemData":{"id":251,"type":"article-journal","abstract":"Summary: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interactions.","container-title":"Bioinformatics","DOI":"10.1093/bioinformatics/btq166","ISSN":"1367-4811, 1367-4803","issue":"11","language":"en","page":"1463-1464","source":"DOI.org (Crossref)","title":"Picante: R tools for integrating phylogenies and ecology","title-short":"Picante","volume":"26","author":[{"family":"Kembel","given":"Steven W."},{"family":"Cowan","given":"Peter D."},{"family":"Helmus","given":"Matthew R."},{"family":"Cornwell","given":"William K."},{"family":"Morlon","given":"Helene"},{"family":"Ackerly","given":"David D."},{"family":"Blomberg","given":"Simon P."},{"family":"Webb","given":"Campbell O."}],"issued":{"date-parts":[["2010",6,1]]}}}],"schema":"https://github.com/citation-style-language/schema/raw/master/csl-citation.json"} </w:delInstrText>
        </w:r>
        <w:r w:rsidR="000E3D97" w:rsidRPr="000E3D97" w:rsidDel="008417AC">
          <w:rPr>
            <w:rFonts w:ascii="Arial" w:hAnsi="Arial" w:cs="Arial"/>
            <w:sz w:val="20"/>
            <w:szCs w:val="20"/>
          </w:rPr>
          <w:fldChar w:fldCharType="separate"/>
        </w:r>
        <w:r w:rsidR="008417AC" w:rsidRPr="008417AC" w:rsidDel="008417AC">
          <w:rPr>
            <w:rFonts w:ascii="Arial" w:hAnsi="Arial" w:cs="Arial"/>
            <w:sz w:val="20"/>
            <w:szCs w:val="24"/>
            <w:vertAlign w:val="superscript"/>
          </w:rPr>
          <w:delText>18</w:delText>
        </w:r>
        <w:r w:rsidR="000E3D97" w:rsidRPr="000E3D97" w:rsidDel="008417AC">
          <w:rPr>
            <w:rFonts w:ascii="Arial" w:hAnsi="Arial" w:cs="Arial"/>
            <w:sz w:val="20"/>
            <w:szCs w:val="20"/>
          </w:rPr>
          <w:fldChar w:fldCharType="end"/>
        </w:r>
      </w:del>
      <w:r w:rsidR="000E3D97" w:rsidRPr="000E3D97">
        <w:rPr>
          <w:rFonts w:ascii="Arial" w:hAnsi="Arial" w:cs="Arial"/>
          <w:sz w:val="20"/>
          <w:szCs w:val="20"/>
        </w:rPr>
        <w:t>)</w:t>
      </w:r>
      <w:ins w:id="55" w:author="Domink_S" w:date="2024-04-22T06:54:00Z">
        <w:r w:rsidR="008417AC" w:rsidRPr="000E3D97">
          <w:rPr>
            <w:rFonts w:ascii="Arial" w:hAnsi="Arial" w:cs="Arial"/>
            <w:sz w:val="20"/>
            <w:szCs w:val="20"/>
          </w:rPr>
          <w:fldChar w:fldCharType="begin"/>
        </w:r>
        <w:r w:rsidR="008417AC">
          <w:rPr>
            <w:rFonts w:ascii="Arial" w:hAnsi="Arial" w:cs="Arial"/>
            <w:sz w:val="20"/>
            <w:szCs w:val="20"/>
          </w:rPr>
          <w:instrText xml:space="preserve"> ADDIN ZOTERO_ITEM CSL_CITATION {"citationID":"D7Qse6yO","properties":{"formattedCitation":"\\super 18\\nosupersub{}","plainCitation":"18","noteIndex":0},"citationItems":[{"id":251,"uris":["http://zotero.org/users/13284053/items/9LXVZIP7"],"itemData":{"id":251,"type":"article-journal","abstract":"Summary: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interactions.","container-title":"Bioinformatics","DOI":"10.1093/bioinformatics/btq166","ISSN":"1367-4811, 1367-4803","issue":"11","language":"en","page":"1463-1464","source":"DOI.org (Crossref)","title":"Picante: R tools for integrating phylogenies and ecology","title-short":"Picante","volume":"26","author":[{"family":"Kembel","given":"Steven W."},{"family":"Cowan","given":"Peter D."},{"family":"Helmus","given":"Matthew R."},{"family":"Cornwell","given":"William K."},{"family":"Morlon","given":"Helene"},{"family":"Ackerly","given":"David D."},{"family":"Blomberg","given":"Simon P."},{"family":"Webb","given":"Campbell O."}],"issued":{"date-parts":[["2010",6,1]]}}}],"schema":"https://github.com/citation-style-language/schema/raw/master/csl-citation.json"} </w:instrText>
        </w:r>
        <w:r w:rsidR="008417AC" w:rsidRPr="000E3D97">
          <w:rPr>
            <w:rFonts w:ascii="Arial" w:hAnsi="Arial" w:cs="Arial"/>
            <w:sz w:val="20"/>
            <w:szCs w:val="20"/>
          </w:rPr>
          <w:fldChar w:fldCharType="separate"/>
        </w:r>
        <w:r w:rsidR="008417AC" w:rsidRPr="008417AC">
          <w:rPr>
            <w:rFonts w:ascii="Arial" w:hAnsi="Arial" w:cs="Arial"/>
            <w:sz w:val="20"/>
            <w:szCs w:val="24"/>
            <w:vertAlign w:val="superscript"/>
          </w:rPr>
          <w:t>18</w:t>
        </w:r>
        <w:r w:rsidR="008417AC" w:rsidRPr="000E3D97">
          <w:rPr>
            <w:rFonts w:ascii="Arial" w:hAnsi="Arial" w:cs="Arial"/>
            <w:sz w:val="20"/>
            <w:szCs w:val="20"/>
          </w:rPr>
          <w:fldChar w:fldCharType="end"/>
        </w:r>
      </w:ins>
      <w:r w:rsidR="000E3D97" w:rsidRPr="000E3D97">
        <w:rPr>
          <w:rFonts w:ascii="Arial" w:hAnsi="Arial" w:cs="Arial"/>
          <w:sz w:val="20"/>
          <w:szCs w:val="20"/>
        </w:rPr>
        <w:t xml:space="preserve"> for</w:t>
      </w:r>
      <w:r w:rsidRPr="000E3D97">
        <w:rPr>
          <w:rFonts w:ascii="Arial" w:hAnsi="Arial" w:cs="Arial"/>
          <w:sz w:val="20"/>
          <w:szCs w:val="20"/>
        </w:rPr>
        <w:t xml:space="preserve"> samples rarefied to </w:t>
      </w:r>
      <w:r w:rsidR="000E3D97" w:rsidRPr="000E3D97">
        <w:rPr>
          <w:rFonts w:ascii="Arial" w:hAnsi="Arial" w:cs="Arial"/>
          <w:sz w:val="20"/>
          <w:szCs w:val="20"/>
        </w:rPr>
        <w:t>the sequencing depth of the sample with the lowest reads (i.e., 8</w:t>
      </w:r>
      <w:r w:rsidR="00574E76">
        <w:rPr>
          <w:rFonts w:ascii="Arial" w:hAnsi="Arial" w:cs="Arial"/>
          <w:sz w:val="20"/>
          <w:szCs w:val="20"/>
        </w:rPr>
        <w:t>815</w:t>
      </w:r>
      <w:r w:rsidRPr="000E3D97">
        <w:rPr>
          <w:rFonts w:ascii="Arial" w:hAnsi="Arial" w:cs="Arial"/>
          <w:sz w:val="20"/>
          <w:szCs w:val="20"/>
        </w:rPr>
        <w:t xml:space="preserve"> reads</w:t>
      </w:r>
      <w:r w:rsidR="000E3D97" w:rsidRPr="000E3D97">
        <w:rPr>
          <w:rFonts w:ascii="Arial" w:hAnsi="Arial" w:cs="Arial"/>
          <w:sz w:val="20"/>
          <w:szCs w:val="20"/>
        </w:rPr>
        <w:t>, Supplementary Figure 2</w:t>
      </w:r>
      <w:del w:id="56" w:author="Domink_S" w:date="2024-04-22T06:55:00Z">
        <w:r w:rsidR="000E3D97" w:rsidDel="008417AC">
          <w:rPr>
            <w:rFonts w:ascii="Arial" w:hAnsi="Arial" w:cs="Arial"/>
            <w:sz w:val="20"/>
            <w:szCs w:val="20"/>
          </w:rPr>
          <w:delText>,</w:delText>
        </w:r>
      </w:del>
      <w:del w:id="57" w:author="Domink_S" w:date="2024-04-22T06:54:00Z">
        <w:r w:rsidR="000E3D97" w:rsidDel="008417AC">
          <w:rPr>
            <w:rFonts w:ascii="Arial" w:hAnsi="Arial" w:cs="Arial"/>
            <w:sz w:val="20"/>
            <w:szCs w:val="20"/>
          </w:rPr>
          <w:delText xml:space="preserve"> </w:delText>
        </w:r>
        <w:r w:rsidR="000E3D97" w:rsidDel="008417AC">
          <w:rPr>
            <w:rFonts w:ascii="Arial" w:hAnsi="Arial" w:cs="Arial"/>
            <w:sz w:val="20"/>
            <w:szCs w:val="20"/>
          </w:rPr>
          <w:fldChar w:fldCharType="begin"/>
        </w:r>
        <w:r w:rsidR="008417AC" w:rsidDel="008417AC">
          <w:rPr>
            <w:rFonts w:ascii="Arial" w:hAnsi="Arial" w:cs="Arial"/>
            <w:sz w:val="20"/>
            <w:szCs w:val="20"/>
          </w:rPr>
          <w:delInstrText xml:space="preserve"> ADDIN ZOTERO_ITEM CSL_CITATION {"citationID":"GoDe52ra","properties":{"formattedCitation":"\\super 19,20\\nosupersub{}","plainCitation":"19,20","noteIndex":0},"citationItems":[{"id":576,"uris":["http://zotero.org/users/13284053/items/7ZJ8TAP8"],"itemData":{"id":576,"type":"article-journal","abstract":"Data from 16S ribosomal RNA (rRNA) amplicon sequencing present challenges to ecological and statistical interpretation. In particular, library sizes often vary over several ranges of magnitude, and the data contains many zeros. Although we are typically interested in comparing relative abundance of taxa in the ecosystem of two or more groups, we can only measure the taxon relative abundance in specimens obtained from the ecosystems. Because the comparison of taxon relative abundance in the specimen is not equivalent to the comparison of taxon relative abundance in the ecosystems, this presents a special challenge. Second, because the relative abundance of taxa in the specimen (as well as in the ecosystem) sum to 1, these are compositional data. Because the compositional data are constrained by the simplex (sum to 1) and are not unconstrained in the Euclidean space, many standard methods of analysis are not applicable. Here, we evaluate how these challenges impact the performance of existing normalization methods and differential abundance analyses.","container-title":"Microbiome","DOI":"10.1186/s40168-017-0237-y","ISSN":"2049-2618","issue":"1","journalAbbreviation":"Microbiome","page":"27","source":"BioMed Central","title":"Normalization and microbial differential abundance strategies depend upon data characteristics","volume":"5","author":[{"family":"Weiss","given":"Sophie"},{"family":"Xu","given":"Zhenjiang Zech"},{"family":"Peddada","given":"Shyamal"},{"family":"Amir","given":"Amnon"},{"family":"Bittinger","given":"Kyle"},{"family":"Gonzalez","given":"Antonio"},{"family":"Lozupone","given":"Catherine"},{"family":"Zaneveld","given":"Jesse R."},{"family":"Vázquez-Baeza","given":"Yoshiki"},{"family":"Birmingham","given":"Amanda"},{"family":"Hyde","given":"Embriette R."},{"family":"Knight","given":"Rob"}],"issued":{"date-parts":[["2017",3,3]]}}},{"id":577,"uris":["http://zotero.org/users/13284053/items/632V9ZQQ"],"itemData":{"id":577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D."}],"issued":{"date-parts":[["2023",12,6]]}}}],"schema":"https://github.com/citation-style-language/schema/raw/master/csl-citation.json"} </w:delInstrText>
        </w:r>
        <w:r w:rsidR="000E3D97" w:rsidDel="008417AC">
          <w:rPr>
            <w:rFonts w:ascii="Arial" w:hAnsi="Arial" w:cs="Arial"/>
            <w:sz w:val="20"/>
            <w:szCs w:val="20"/>
          </w:rPr>
          <w:fldChar w:fldCharType="separate"/>
        </w:r>
        <w:r w:rsidR="008417AC" w:rsidRPr="008417AC" w:rsidDel="008417AC">
          <w:rPr>
            <w:rFonts w:ascii="Arial" w:hAnsi="Arial" w:cs="Arial"/>
            <w:sz w:val="20"/>
            <w:szCs w:val="24"/>
            <w:vertAlign w:val="superscript"/>
          </w:rPr>
          <w:delText>19,20</w:delText>
        </w:r>
        <w:r w:rsidR="000E3D97" w:rsidDel="008417AC">
          <w:rPr>
            <w:rFonts w:ascii="Arial" w:hAnsi="Arial" w:cs="Arial"/>
            <w:sz w:val="20"/>
            <w:szCs w:val="20"/>
          </w:rPr>
          <w:fldChar w:fldCharType="end"/>
        </w:r>
      </w:del>
      <w:r w:rsidR="000E3D97" w:rsidRPr="000E3D97">
        <w:rPr>
          <w:rFonts w:ascii="Arial" w:hAnsi="Arial" w:cs="Arial"/>
          <w:sz w:val="20"/>
          <w:szCs w:val="20"/>
        </w:rPr>
        <w:t>)</w:t>
      </w:r>
      <w:ins w:id="58" w:author="Domink_S" w:date="2024-04-22T06:54:00Z">
        <w:r w:rsidR="008417AC">
          <w:rPr>
            <w:rFonts w:ascii="Arial" w:hAnsi="Arial" w:cs="Arial"/>
            <w:sz w:val="20"/>
            <w:szCs w:val="20"/>
          </w:rPr>
          <w:fldChar w:fldCharType="begin"/>
        </w:r>
        <w:r w:rsidR="008417AC">
          <w:rPr>
            <w:rFonts w:ascii="Arial" w:hAnsi="Arial" w:cs="Arial"/>
            <w:sz w:val="20"/>
            <w:szCs w:val="20"/>
          </w:rPr>
          <w:instrText xml:space="preserve"> ADDIN ZOTERO_ITEM CSL_CITATION {"citationID":"GoDe52ra","properties":{"formattedCitation":"\\super 19,20\\nosupersub{}","plainCitation":"19,20","noteIndex":0},"citationItems":[{"id":576,"uris":["http://zotero.org/users/13284053/items/7ZJ8TAP8"],"itemData":{"id":576,"type":"article-journal","abstract":"Data from 16S ribosomal RNA (rRNA) amplicon sequencing present challenges to ecological and statistical interpretation. In particular, library sizes often vary over several ranges of magnitude, and the data contains many zeros. Although we are typically interested in comparing relative abundance of taxa in the ecosystem of two or more groups, we can only measure the taxon relative abundance in specimens obtained from the ecosystems. Because the comparison of taxon relative abundance in the specimen is not equivalent to the comparison of taxon relative abundance in the ecosystems, this presents a special challenge. Second, because the relative abundance of taxa in the specimen (as well as in the ecosystem) sum to 1, these are compositional data. Because the compositional data are constrained by the simplex (sum to 1) and are not unconstrained in the Euclidean space, many standard methods of analysis are not applicable. Here, we evaluate how these challenges impact the performance of existing normalization methods and differential abundance analyses.","container-title":"Microbiome","DOI":"10.1186/s40168-017-0237-y","ISSN":"2049-2618","issue":"1","journalAbbreviation":"Microbiome","page":"27","source":"BioMed Central","title":"Normalization and microbial differential abundance strategies depend upon data characteristics","volume":"5","author":[{"family":"Weiss","given":"Sophie"},{"family":"Xu","given":"Zhenjiang Zech"},{"family":"Peddada","given":"Shyamal"},{"family":"Amir","given":"Amnon"},{"family":"Bittinger","given":"Kyle"},{"family":"Gonzalez","given":"Antonio"},{"family":"Lozupone","given":"Catherine"},{"family":"Zaneveld","given":"Jesse R."},{"family":"Vázquez-Baeza","given":"Yoshiki"},{"family":"Birmingham","given":"Amanda"},{"family":"Hyde","given":"Embriette R."},{"family":"Knight","given":"Rob"}],"issued":{"date-parts":[["2017",3,3]]}}},{"id":577,"uris":["http://zotero.org/users/13284053/items/632V9ZQQ"],"itemData":{"id":577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D."}],"issued":{"date-parts":[["2023",12,6]]}}}],"schema":"https://github.com/citation-style-language/schema/raw/master/csl-citation.json"} </w:instrText>
        </w:r>
        <w:r w:rsidR="008417AC">
          <w:rPr>
            <w:rFonts w:ascii="Arial" w:hAnsi="Arial" w:cs="Arial"/>
            <w:sz w:val="20"/>
            <w:szCs w:val="20"/>
          </w:rPr>
          <w:fldChar w:fldCharType="separate"/>
        </w:r>
        <w:r w:rsidR="008417AC" w:rsidRPr="008417AC">
          <w:rPr>
            <w:rFonts w:ascii="Arial" w:hAnsi="Arial" w:cs="Arial"/>
            <w:sz w:val="20"/>
            <w:szCs w:val="24"/>
            <w:vertAlign w:val="superscript"/>
          </w:rPr>
          <w:t>19,20</w:t>
        </w:r>
        <w:r w:rsidR="008417AC">
          <w:rPr>
            <w:rFonts w:ascii="Arial" w:hAnsi="Arial" w:cs="Arial"/>
            <w:sz w:val="20"/>
            <w:szCs w:val="20"/>
          </w:rPr>
          <w:fldChar w:fldCharType="end"/>
        </w:r>
      </w:ins>
      <w:r w:rsidR="000E3D97" w:rsidRPr="000E3D97">
        <w:rPr>
          <w:rFonts w:ascii="Arial" w:hAnsi="Arial" w:cs="Arial"/>
          <w:sz w:val="20"/>
          <w:szCs w:val="20"/>
        </w:rPr>
        <w:t xml:space="preserve">. </w:t>
      </w:r>
      <w:r w:rsidR="000E3D97">
        <w:rPr>
          <w:rFonts w:ascii="Arial" w:hAnsi="Arial" w:cs="Arial"/>
          <w:sz w:val="20"/>
          <w:szCs w:val="20"/>
        </w:rPr>
        <w:t>While</w:t>
      </w:r>
      <w:r w:rsidR="000E3D97" w:rsidRPr="000E3D97">
        <w:rPr>
          <w:rFonts w:ascii="Arial" w:hAnsi="Arial" w:cs="Arial"/>
          <w:sz w:val="20"/>
          <w:szCs w:val="20"/>
        </w:rPr>
        <w:t xml:space="preserve"> observed AS</w:t>
      </w:r>
      <w:r w:rsidR="000E3D97">
        <w:rPr>
          <w:rFonts w:ascii="Arial" w:hAnsi="Arial" w:cs="Arial"/>
          <w:sz w:val="20"/>
          <w:szCs w:val="20"/>
        </w:rPr>
        <w:t>Vs measures actual bacterial ASV richness</w:t>
      </w:r>
      <w:r w:rsidR="000E3D97" w:rsidRPr="000E3D97">
        <w:rPr>
          <w:rFonts w:ascii="Arial" w:hAnsi="Arial" w:cs="Arial"/>
          <w:sz w:val="20"/>
          <w:szCs w:val="20"/>
        </w:rPr>
        <w:t xml:space="preserve">, </w:t>
      </w:r>
      <w:r w:rsidR="000E3D97">
        <w:rPr>
          <w:rFonts w:ascii="Arial" w:hAnsi="Arial" w:cs="Arial"/>
          <w:sz w:val="20"/>
          <w:szCs w:val="20"/>
        </w:rPr>
        <w:t>Ch</w:t>
      </w:r>
      <w:r w:rsidR="00AB3AA7">
        <w:rPr>
          <w:rFonts w:ascii="Arial" w:hAnsi="Arial" w:cs="Arial"/>
          <w:sz w:val="20"/>
          <w:szCs w:val="20"/>
        </w:rPr>
        <w:t>ao</w:t>
      </w:r>
      <w:r w:rsidR="000E3D97">
        <w:rPr>
          <w:rFonts w:ascii="Arial" w:hAnsi="Arial" w:cs="Arial"/>
          <w:sz w:val="20"/>
          <w:szCs w:val="20"/>
        </w:rPr>
        <w:t>1 accounts for possible undetected ASVs</w:t>
      </w:r>
      <w:r w:rsidR="000E3D97" w:rsidRPr="000E3D97">
        <w:rPr>
          <w:rFonts w:ascii="Arial" w:hAnsi="Arial" w:cs="Arial"/>
          <w:sz w:val="20"/>
          <w:szCs w:val="20"/>
        </w:rPr>
        <w:t xml:space="preserve">, and Faith’s Phylogenetic diversity considers </w:t>
      </w:r>
      <w:r w:rsidR="000E3D97">
        <w:rPr>
          <w:rFonts w:ascii="Arial" w:hAnsi="Arial" w:cs="Arial"/>
          <w:sz w:val="20"/>
          <w:szCs w:val="20"/>
        </w:rPr>
        <w:t xml:space="preserve">abundance and </w:t>
      </w:r>
      <w:r w:rsidR="00673CDB">
        <w:rPr>
          <w:rFonts w:ascii="Arial" w:hAnsi="Arial" w:cs="Arial"/>
          <w:sz w:val="20"/>
          <w:szCs w:val="20"/>
        </w:rPr>
        <w:t xml:space="preserve">phylogenetic proximity </w:t>
      </w:r>
      <w:r w:rsidR="000E3D97" w:rsidRPr="000E3D97">
        <w:rPr>
          <w:rFonts w:ascii="Arial" w:hAnsi="Arial" w:cs="Arial"/>
          <w:sz w:val="20"/>
          <w:szCs w:val="20"/>
        </w:rPr>
        <w:t>between ASVs. The effect</w:t>
      </w:r>
      <w:r w:rsidRPr="000E3D97">
        <w:rPr>
          <w:rFonts w:ascii="Arial" w:hAnsi="Arial" w:cs="Arial"/>
          <w:sz w:val="20"/>
          <w:szCs w:val="20"/>
        </w:rPr>
        <w:t xml:space="preserve"> </w:t>
      </w:r>
      <w:r w:rsidR="000E3D97" w:rsidRPr="000E3D97">
        <w:rPr>
          <w:rFonts w:ascii="Arial" w:hAnsi="Arial" w:cs="Arial"/>
          <w:sz w:val="20"/>
          <w:szCs w:val="20"/>
        </w:rPr>
        <w:t xml:space="preserve">of </w:t>
      </w:r>
      <w:r w:rsidRPr="000E3D97">
        <w:rPr>
          <w:rFonts w:ascii="Arial" w:hAnsi="Arial" w:cs="Arial"/>
          <w:sz w:val="20"/>
          <w:szCs w:val="20"/>
        </w:rPr>
        <w:t xml:space="preserve">sampling locations, host </w:t>
      </w:r>
      <w:r w:rsidR="000E3D97" w:rsidRPr="000E3D97">
        <w:rPr>
          <w:rFonts w:ascii="Arial" w:hAnsi="Arial" w:cs="Arial"/>
          <w:sz w:val="20"/>
          <w:szCs w:val="20"/>
        </w:rPr>
        <w:t>sex</w:t>
      </w:r>
      <w:r w:rsidRPr="000E3D97">
        <w:rPr>
          <w:rFonts w:ascii="Arial" w:hAnsi="Arial" w:cs="Arial"/>
          <w:sz w:val="20"/>
          <w:szCs w:val="20"/>
        </w:rPr>
        <w:t xml:space="preserve">, host age and </w:t>
      </w:r>
      <w:proofErr w:type="spellStart"/>
      <w:r w:rsidRPr="000E3D97">
        <w:rPr>
          <w:rFonts w:ascii="Arial" w:hAnsi="Arial" w:cs="Arial"/>
          <w:sz w:val="20"/>
          <w:szCs w:val="20"/>
        </w:rPr>
        <w:t>CoV</w:t>
      </w:r>
      <w:proofErr w:type="spellEnd"/>
      <w:r w:rsidRPr="000E3D97">
        <w:rPr>
          <w:rFonts w:ascii="Arial" w:hAnsi="Arial" w:cs="Arial"/>
          <w:sz w:val="20"/>
          <w:szCs w:val="20"/>
        </w:rPr>
        <w:t xml:space="preserve"> infection status </w:t>
      </w:r>
      <w:r w:rsidR="000E3D97" w:rsidRPr="000E3D97">
        <w:rPr>
          <w:rFonts w:ascii="Arial" w:hAnsi="Arial" w:cs="Arial"/>
          <w:sz w:val="20"/>
          <w:szCs w:val="20"/>
        </w:rPr>
        <w:t xml:space="preserve">on each metric was then estimated </w:t>
      </w:r>
      <w:r w:rsidRPr="000E3D97">
        <w:rPr>
          <w:rFonts w:ascii="Arial" w:hAnsi="Arial" w:cs="Arial"/>
          <w:sz w:val="20"/>
          <w:szCs w:val="20"/>
        </w:rPr>
        <w:t xml:space="preserve">using a linear mixed effect model with capture period as random effect. Faith’s </w:t>
      </w:r>
      <w:r w:rsidR="000E3D97" w:rsidRPr="000E3D97">
        <w:rPr>
          <w:rFonts w:ascii="Arial" w:hAnsi="Arial" w:cs="Arial"/>
          <w:sz w:val="20"/>
          <w:szCs w:val="20"/>
        </w:rPr>
        <w:t>Phylogenetic Diversity</w:t>
      </w:r>
      <w:r w:rsidRPr="000E3D97">
        <w:rPr>
          <w:rFonts w:ascii="Arial" w:hAnsi="Arial" w:cs="Arial"/>
          <w:sz w:val="20"/>
          <w:szCs w:val="20"/>
        </w:rPr>
        <w:t xml:space="preserve"> was square-root</w:t>
      </w:r>
      <w:r w:rsidR="000E3D97" w:rsidRPr="000E3D97">
        <w:rPr>
          <w:rFonts w:ascii="Arial" w:hAnsi="Arial" w:cs="Arial"/>
          <w:sz w:val="20"/>
          <w:szCs w:val="20"/>
        </w:rPr>
        <w:t>,</w:t>
      </w:r>
      <w:r w:rsidRPr="000E3D97">
        <w:rPr>
          <w:rFonts w:ascii="Arial" w:hAnsi="Arial" w:cs="Arial"/>
          <w:sz w:val="20"/>
          <w:szCs w:val="20"/>
        </w:rPr>
        <w:t xml:space="preserve"> and Chao1 </w:t>
      </w:r>
      <w:r w:rsidR="000E3D97" w:rsidRPr="000E3D97">
        <w:rPr>
          <w:rFonts w:ascii="Arial" w:hAnsi="Arial" w:cs="Arial"/>
          <w:sz w:val="20"/>
          <w:szCs w:val="20"/>
        </w:rPr>
        <w:t xml:space="preserve">and Observed ASVs </w:t>
      </w:r>
      <w:r w:rsidRPr="000E3D97">
        <w:rPr>
          <w:rFonts w:ascii="Arial" w:hAnsi="Arial" w:cs="Arial"/>
          <w:sz w:val="20"/>
          <w:szCs w:val="20"/>
        </w:rPr>
        <w:t>log-transformed to meet normality assumption</w:t>
      </w:r>
      <w:r w:rsidR="000E3D97" w:rsidRPr="000E3D97">
        <w:rPr>
          <w:rFonts w:ascii="Arial" w:hAnsi="Arial" w:cs="Arial"/>
          <w:sz w:val="20"/>
          <w:szCs w:val="20"/>
        </w:rPr>
        <w:t>.</w:t>
      </w:r>
      <w:r w:rsidRPr="000E3D97">
        <w:rPr>
          <w:rFonts w:ascii="Arial" w:hAnsi="Arial" w:cs="Arial"/>
          <w:sz w:val="20"/>
          <w:szCs w:val="20"/>
        </w:rPr>
        <w:t xml:space="preserve"> </w:t>
      </w:r>
      <w:r w:rsidR="000E3D97">
        <w:rPr>
          <w:rFonts w:ascii="Arial" w:hAnsi="Arial" w:cs="Arial"/>
          <w:sz w:val="20"/>
          <w:szCs w:val="20"/>
        </w:rPr>
        <w:t>Subsequently, we assessed whether each alpha-diversity index correlated with infection intensity (measured as CT-value).</w:t>
      </w:r>
    </w:p>
    <w:p w14:paraId="280EC8F6" w14:textId="77777777" w:rsidR="000E3D97" w:rsidRPr="000E3D97" w:rsidRDefault="000E3D97" w:rsidP="00F0679B">
      <w:pPr>
        <w:rPr>
          <w:rFonts w:ascii="Arial" w:hAnsi="Arial" w:cs="Arial"/>
          <w:sz w:val="20"/>
          <w:szCs w:val="20"/>
        </w:rPr>
      </w:pPr>
      <w:r>
        <w:rPr>
          <w:rFonts w:ascii="Arial" w:hAnsi="Arial" w:cs="Arial"/>
          <w:sz w:val="20"/>
          <w:szCs w:val="20"/>
        </w:rPr>
        <w:t>Beta diversity</w:t>
      </w:r>
    </w:p>
    <w:p w14:paraId="5A4053E4" w14:textId="7DA3F690" w:rsidR="00F0679B" w:rsidRPr="000E3D97" w:rsidRDefault="000E3D97" w:rsidP="00F0679B">
      <w:pPr>
        <w:rPr>
          <w:rFonts w:ascii="Arial" w:hAnsi="Arial" w:cs="Arial"/>
          <w:sz w:val="20"/>
          <w:szCs w:val="20"/>
        </w:rPr>
      </w:pPr>
      <w:r w:rsidRPr="006914A6">
        <w:rPr>
          <w:rFonts w:ascii="Arial" w:hAnsi="Arial" w:cs="Arial"/>
          <w:sz w:val="20"/>
          <w:szCs w:val="20"/>
        </w:rPr>
        <w:t>To assess inter-sample differences,</w:t>
      </w:r>
      <w:r w:rsidR="00F0679B" w:rsidRPr="006914A6">
        <w:rPr>
          <w:rFonts w:ascii="Arial" w:hAnsi="Arial" w:cs="Arial"/>
          <w:sz w:val="20"/>
          <w:szCs w:val="20"/>
        </w:rPr>
        <w:t xml:space="preserve"> we </w:t>
      </w:r>
      <w:r w:rsidR="0031628B" w:rsidRPr="006914A6">
        <w:rPr>
          <w:rFonts w:ascii="Arial" w:hAnsi="Arial" w:cs="Arial"/>
          <w:sz w:val="20"/>
          <w:szCs w:val="20"/>
        </w:rPr>
        <w:t>first calculated</w:t>
      </w:r>
      <w:r w:rsidR="00F0679B" w:rsidRPr="006914A6">
        <w:rPr>
          <w:rFonts w:ascii="Arial" w:hAnsi="Arial" w:cs="Arial"/>
          <w:sz w:val="20"/>
          <w:szCs w:val="20"/>
        </w:rPr>
        <w:t xml:space="preserve"> </w:t>
      </w:r>
      <w:r w:rsidRPr="006914A6">
        <w:rPr>
          <w:rFonts w:ascii="Arial" w:hAnsi="Arial" w:cs="Arial"/>
          <w:sz w:val="20"/>
          <w:szCs w:val="20"/>
        </w:rPr>
        <w:t>un</w:t>
      </w:r>
      <w:r w:rsidR="00F0679B" w:rsidRPr="006914A6">
        <w:rPr>
          <w:rFonts w:ascii="Arial" w:hAnsi="Arial" w:cs="Arial"/>
          <w:sz w:val="20"/>
          <w:szCs w:val="20"/>
        </w:rPr>
        <w:t xml:space="preserve">weighted </w:t>
      </w:r>
      <w:r w:rsidRPr="006914A6">
        <w:rPr>
          <w:rFonts w:ascii="Arial" w:hAnsi="Arial" w:cs="Arial"/>
          <w:sz w:val="20"/>
          <w:szCs w:val="20"/>
        </w:rPr>
        <w:t>a</w:t>
      </w:r>
      <w:r w:rsidR="00F0679B" w:rsidRPr="006914A6">
        <w:rPr>
          <w:rFonts w:ascii="Arial" w:hAnsi="Arial" w:cs="Arial"/>
          <w:sz w:val="20"/>
          <w:szCs w:val="20"/>
        </w:rPr>
        <w:t xml:space="preserve">nd weighted </w:t>
      </w:r>
      <w:proofErr w:type="spellStart"/>
      <w:r w:rsidRPr="006914A6">
        <w:rPr>
          <w:rFonts w:ascii="Arial" w:hAnsi="Arial" w:cs="Arial"/>
          <w:sz w:val="20"/>
          <w:szCs w:val="20"/>
        </w:rPr>
        <w:t>U</w:t>
      </w:r>
      <w:r w:rsidR="00F0679B" w:rsidRPr="006914A6">
        <w:rPr>
          <w:rFonts w:ascii="Arial" w:hAnsi="Arial" w:cs="Arial"/>
          <w:sz w:val="20"/>
          <w:szCs w:val="20"/>
        </w:rPr>
        <w:t>nifrac</w:t>
      </w:r>
      <w:proofErr w:type="spellEnd"/>
      <w:r w:rsidR="00F0679B" w:rsidRPr="006914A6">
        <w:rPr>
          <w:rFonts w:ascii="Arial" w:hAnsi="Arial" w:cs="Arial"/>
          <w:sz w:val="20"/>
          <w:szCs w:val="20"/>
        </w:rPr>
        <w:t>-distances as microbial beta-diversity ind</w:t>
      </w:r>
      <w:r w:rsidRPr="006914A6">
        <w:rPr>
          <w:rFonts w:ascii="Arial" w:hAnsi="Arial" w:cs="Arial"/>
          <w:sz w:val="20"/>
          <w:szCs w:val="20"/>
        </w:rPr>
        <w:t>ices</w:t>
      </w:r>
      <w:r w:rsidR="00F0679B" w:rsidRPr="006914A6">
        <w:rPr>
          <w:rFonts w:ascii="Arial" w:hAnsi="Arial" w:cs="Arial"/>
          <w:sz w:val="20"/>
          <w:szCs w:val="20"/>
        </w:rPr>
        <w:t xml:space="preserve"> on the rarefied data agglomerated to genus level. </w:t>
      </w:r>
      <w:r w:rsidRPr="000E3D97">
        <w:rPr>
          <w:rFonts w:ascii="Arial" w:hAnsi="Arial" w:cs="Arial"/>
          <w:sz w:val="20"/>
          <w:szCs w:val="20"/>
        </w:rPr>
        <w:t xml:space="preserve">Both distances take phylogenetic distance between ASVs into account, but whereas weighted </w:t>
      </w:r>
      <w:proofErr w:type="spellStart"/>
      <w:r w:rsidRPr="000E3D97">
        <w:rPr>
          <w:rFonts w:ascii="Arial" w:hAnsi="Arial" w:cs="Arial"/>
          <w:sz w:val="20"/>
          <w:szCs w:val="20"/>
        </w:rPr>
        <w:t>Unifrac</w:t>
      </w:r>
      <w:proofErr w:type="spellEnd"/>
      <w:r w:rsidRPr="000E3D97">
        <w:rPr>
          <w:rFonts w:ascii="Arial" w:hAnsi="Arial" w:cs="Arial"/>
          <w:sz w:val="20"/>
          <w:szCs w:val="20"/>
        </w:rPr>
        <w:t xml:space="preserve"> considers reads as proxy for ASV abundance</w:t>
      </w:r>
      <w:r>
        <w:rPr>
          <w:rFonts w:ascii="Arial" w:hAnsi="Arial" w:cs="Arial"/>
          <w:sz w:val="20"/>
          <w:szCs w:val="20"/>
        </w:rPr>
        <w:t>, and, thus, represents the structure of a microbial community</w:t>
      </w:r>
      <w:r w:rsidRPr="000E3D97">
        <w:rPr>
          <w:rFonts w:ascii="Arial" w:hAnsi="Arial" w:cs="Arial"/>
          <w:sz w:val="20"/>
          <w:szCs w:val="20"/>
        </w:rPr>
        <w:t xml:space="preserve">, unweighted </w:t>
      </w:r>
      <w:proofErr w:type="spellStart"/>
      <w:r w:rsidRPr="000E3D97">
        <w:rPr>
          <w:rFonts w:ascii="Arial" w:hAnsi="Arial" w:cs="Arial"/>
          <w:sz w:val="20"/>
          <w:szCs w:val="20"/>
        </w:rPr>
        <w:t>Unifrac</w:t>
      </w:r>
      <w:proofErr w:type="spellEnd"/>
      <w:r w:rsidRPr="000E3D97">
        <w:rPr>
          <w:rFonts w:ascii="Arial" w:hAnsi="Arial" w:cs="Arial"/>
          <w:sz w:val="20"/>
          <w:szCs w:val="20"/>
        </w:rPr>
        <w:t xml:space="preserve"> treats ASVs as either absent or present</w:t>
      </w:r>
      <w:r>
        <w:rPr>
          <w:rFonts w:ascii="Arial" w:hAnsi="Arial" w:cs="Arial"/>
          <w:sz w:val="20"/>
          <w:szCs w:val="20"/>
        </w:rPr>
        <w:t xml:space="preserve"> and, hence, epitomises the composition of a microbial community</w:t>
      </w:r>
      <w:r w:rsidRPr="006914A6">
        <w:rPr>
          <w:rFonts w:ascii="Arial" w:hAnsi="Arial" w:cs="Arial"/>
          <w:sz w:val="20"/>
          <w:szCs w:val="20"/>
        </w:rPr>
        <w:t>. W</w:t>
      </w:r>
      <w:r w:rsidR="00F0679B" w:rsidRPr="006914A6">
        <w:rPr>
          <w:rFonts w:ascii="Arial" w:hAnsi="Arial" w:cs="Arial"/>
          <w:sz w:val="20"/>
          <w:szCs w:val="20"/>
        </w:rPr>
        <w:t xml:space="preserve">e used </w:t>
      </w:r>
      <w:r w:rsidRPr="006914A6">
        <w:rPr>
          <w:rFonts w:ascii="Arial" w:hAnsi="Arial" w:cs="Arial"/>
          <w:sz w:val="20"/>
          <w:szCs w:val="20"/>
        </w:rPr>
        <w:t xml:space="preserve">each index separately </w:t>
      </w:r>
      <w:r w:rsidR="00F0679B" w:rsidRPr="006914A6">
        <w:rPr>
          <w:rFonts w:ascii="Arial" w:hAnsi="Arial" w:cs="Arial"/>
          <w:sz w:val="20"/>
          <w:szCs w:val="20"/>
        </w:rPr>
        <w:t xml:space="preserve">as response variable in a PERMANOVA to determine changes in centroid position </w:t>
      </w:r>
      <w:r w:rsidRPr="006914A6">
        <w:rPr>
          <w:rFonts w:ascii="Arial" w:hAnsi="Arial" w:cs="Arial"/>
          <w:sz w:val="20"/>
          <w:szCs w:val="20"/>
        </w:rPr>
        <w:t xml:space="preserve">associated with sampling location, host sex, host age and </w:t>
      </w:r>
      <w:proofErr w:type="spellStart"/>
      <w:r w:rsidRPr="006914A6">
        <w:rPr>
          <w:rFonts w:ascii="Arial" w:hAnsi="Arial" w:cs="Arial"/>
          <w:sz w:val="20"/>
          <w:szCs w:val="20"/>
        </w:rPr>
        <w:t>CoV</w:t>
      </w:r>
      <w:proofErr w:type="spellEnd"/>
      <w:r w:rsidRPr="006914A6">
        <w:rPr>
          <w:rFonts w:ascii="Arial" w:hAnsi="Arial" w:cs="Arial"/>
          <w:sz w:val="20"/>
          <w:szCs w:val="20"/>
        </w:rPr>
        <w:t xml:space="preserve"> infection status </w:t>
      </w:r>
      <w:r w:rsidR="00F0679B" w:rsidRPr="006914A6">
        <w:rPr>
          <w:rFonts w:ascii="Arial" w:hAnsi="Arial" w:cs="Arial"/>
          <w:sz w:val="20"/>
          <w:szCs w:val="20"/>
        </w:rPr>
        <w:t xml:space="preserve">and </w:t>
      </w:r>
      <w:proofErr w:type="spellStart"/>
      <w:r w:rsidR="006914A6">
        <w:rPr>
          <w:rFonts w:ascii="Arial" w:hAnsi="Arial" w:cs="Arial"/>
          <w:sz w:val="20"/>
          <w:szCs w:val="20"/>
        </w:rPr>
        <w:t>PERMUtest</w:t>
      </w:r>
      <w:proofErr w:type="spellEnd"/>
      <w:r w:rsidR="00F0679B" w:rsidRPr="006914A6">
        <w:rPr>
          <w:rFonts w:ascii="Arial" w:hAnsi="Arial" w:cs="Arial"/>
          <w:sz w:val="20"/>
          <w:szCs w:val="20"/>
        </w:rPr>
        <w:t xml:space="preserve"> to assess differences in distance to centroid.</w:t>
      </w:r>
      <w:r>
        <w:rPr>
          <w:rFonts w:ascii="Arial" w:hAnsi="Arial" w:cs="Arial"/>
          <w:sz w:val="20"/>
          <w:szCs w:val="20"/>
        </w:rPr>
        <w:t xml:space="preserve"> Following from this, we extracted the unweighted and weighted distances as matrix from all infected samples and calculated the average distance to other samples in the same infection category. The average distance, therefore, denotes how dissimilar a particular sample is from others. Finally, we correlated the average distance </w:t>
      </w:r>
      <w:ins w:id="59" w:author="Domink_S" w:date="2024-04-22T06:56:00Z">
        <w:r w:rsidR="00D12124">
          <w:rPr>
            <w:rFonts w:ascii="Arial" w:hAnsi="Arial" w:cs="Arial"/>
            <w:sz w:val="20"/>
            <w:szCs w:val="20"/>
          </w:rPr>
          <w:t xml:space="preserve">between samples </w:t>
        </w:r>
      </w:ins>
      <w:r>
        <w:rPr>
          <w:rFonts w:ascii="Arial" w:hAnsi="Arial" w:cs="Arial"/>
          <w:sz w:val="20"/>
          <w:szCs w:val="20"/>
        </w:rPr>
        <w:t>with infection intensity (measured as CT-value).</w:t>
      </w:r>
    </w:p>
    <w:p w14:paraId="70DF3974" w14:textId="77777777" w:rsidR="00F0679B" w:rsidRPr="000E3D97" w:rsidRDefault="00F0679B" w:rsidP="00F0679B">
      <w:pPr>
        <w:rPr>
          <w:rFonts w:ascii="Arial" w:hAnsi="Arial" w:cs="Arial"/>
          <w:sz w:val="20"/>
          <w:szCs w:val="20"/>
        </w:rPr>
      </w:pPr>
      <w:r w:rsidRPr="000E3D97">
        <w:rPr>
          <w:rFonts w:ascii="Arial" w:hAnsi="Arial" w:cs="Arial"/>
          <w:sz w:val="20"/>
          <w:szCs w:val="20"/>
        </w:rPr>
        <w:t>Joint species distribution model</w:t>
      </w:r>
      <w:r w:rsidR="000E3D97">
        <w:rPr>
          <w:rFonts w:ascii="Arial" w:hAnsi="Arial" w:cs="Arial"/>
          <w:sz w:val="20"/>
          <w:szCs w:val="20"/>
        </w:rPr>
        <w:t>ling to detect differentially abundant bacterial genera</w:t>
      </w:r>
    </w:p>
    <w:p w14:paraId="3EABF8FF" w14:textId="7ECCF060" w:rsidR="00F0679B" w:rsidRPr="000E3D97" w:rsidRDefault="00F0679B" w:rsidP="00F0679B">
      <w:pPr>
        <w:rPr>
          <w:rFonts w:ascii="Arial" w:hAnsi="Arial" w:cs="Arial"/>
          <w:sz w:val="20"/>
          <w:szCs w:val="20"/>
        </w:rPr>
      </w:pPr>
      <w:r w:rsidRPr="000E3D97">
        <w:rPr>
          <w:rFonts w:ascii="Arial" w:hAnsi="Arial" w:cs="Arial"/>
          <w:sz w:val="20"/>
          <w:szCs w:val="20"/>
        </w:rPr>
        <w:lastRenderedPageBreak/>
        <w:t xml:space="preserve">In order to understand which bacterial </w:t>
      </w:r>
      <w:r w:rsidR="000E3D97">
        <w:rPr>
          <w:rFonts w:ascii="Arial" w:hAnsi="Arial" w:cs="Arial"/>
          <w:sz w:val="20"/>
          <w:szCs w:val="20"/>
        </w:rPr>
        <w:t>genera</w:t>
      </w:r>
      <w:r w:rsidRPr="000E3D97">
        <w:rPr>
          <w:rFonts w:ascii="Arial" w:hAnsi="Arial" w:cs="Arial"/>
          <w:sz w:val="20"/>
          <w:szCs w:val="20"/>
        </w:rPr>
        <w:t xml:space="preserve"> </w:t>
      </w:r>
      <w:r w:rsidR="000E3D97">
        <w:rPr>
          <w:rFonts w:ascii="Arial" w:hAnsi="Arial" w:cs="Arial"/>
          <w:sz w:val="20"/>
          <w:szCs w:val="20"/>
        </w:rPr>
        <w:t>differed</w:t>
      </w:r>
      <w:r w:rsidRPr="000E3D97">
        <w:rPr>
          <w:rFonts w:ascii="Arial" w:hAnsi="Arial" w:cs="Arial"/>
          <w:sz w:val="20"/>
          <w:szCs w:val="20"/>
        </w:rPr>
        <w:t xml:space="preserve"> between infection status, we used joint-species distribution modelling. </w:t>
      </w:r>
      <w:r w:rsidR="000E3D97">
        <w:rPr>
          <w:rFonts w:ascii="Arial" w:hAnsi="Arial" w:cs="Arial"/>
          <w:sz w:val="20"/>
          <w:szCs w:val="20"/>
        </w:rPr>
        <w:t>Compared with</w:t>
      </w:r>
      <w:r w:rsidRPr="000E3D97">
        <w:rPr>
          <w:rFonts w:ascii="Arial" w:hAnsi="Arial" w:cs="Arial"/>
          <w:sz w:val="20"/>
          <w:szCs w:val="20"/>
        </w:rPr>
        <w:t xml:space="preserve"> </w:t>
      </w:r>
      <w:r w:rsidR="000E3D97">
        <w:rPr>
          <w:rFonts w:ascii="Arial" w:hAnsi="Arial" w:cs="Arial"/>
          <w:sz w:val="20"/>
          <w:szCs w:val="20"/>
        </w:rPr>
        <w:t>traditional abundance-based analyses (e.g., ANCOM)</w:t>
      </w:r>
      <w:r w:rsidRPr="000E3D97">
        <w:rPr>
          <w:rFonts w:ascii="Arial" w:hAnsi="Arial" w:cs="Arial"/>
          <w:sz w:val="20"/>
          <w:szCs w:val="20"/>
        </w:rPr>
        <w:t>, joint species distribution models incorporate correlations between bacterial taxa when predicting their abundance with respect to the explanatory variable</w:t>
      </w:r>
      <w:del w:id="60" w:author="Domink_S" w:date="2024-04-22T06:56:00Z">
        <w:r w:rsidR="000E3D97" w:rsidDel="00D12124">
          <w:rPr>
            <w:rFonts w:ascii="Arial" w:hAnsi="Arial" w:cs="Arial"/>
            <w:sz w:val="20"/>
            <w:szCs w:val="20"/>
          </w:rPr>
          <w:delText xml:space="preserve"> </w:delText>
        </w:r>
      </w:del>
      <w:r w:rsidR="000E3D97">
        <w:rPr>
          <w:rFonts w:ascii="Arial" w:hAnsi="Arial" w:cs="Arial"/>
          <w:sz w:val="20"/>
          <w:szCs w:val="20"/>
        </w:rPr>
        <w:fldChar w:fldCharType="begin"/>
      </w:r>
      <w:r w:rsidR="008417AC">
        <w:rPr>
          <w:rFonts w:ascii="Arial" w:hAnsi="Arial" w:cs="Arial"/>
          <w:sz w:val="20"/>
          <w:szCs w:val="20"/>
        </w:rPr>
        <w:instrText xml:space="preserve"> ADDIN ZOTERO_ITEM CSL_CITATION {"citationID":"IGvqFsgN","properties":{"formattedCitation":"\\super 21\\nosupersub{}","plainCitation":"21","noteIndex":0},"citationItems":[{"id":573,"uris":["http://zotero.org/users/13284053/items/NBH3J3BV"],"itemData":{"id":573,"type":"article-journal","abstract":"There has been rapid development in tools for multivariate analysis based on fully specified statistical models or ‘joint models’. One approach attracting a lot of attention is generalized linear latent variable models (GLLVMs). However, software for fitting these models is typically slow and not practical for large datasets. The r package gllvm offers relatively fast methods to fit GLLVMs via maximum likelihood, along with tools for model checking, visualization and inference. The main advantage of the package over other implementations is speed, for example, being two orders of magnitude faster, and capable of handling thousands of response variables. These advances come from using variational approximations to simplify the likelihood expression to be maximized, automatic differentiation software for model-fitting (via the TMB package) and careful choice of initial values for parameters. Examples are used to illustrate the main features and functionality of the package, such as constrained or unconstrained ordination, including functional traits in ‘fourth corner’ models, and (if the number of environmental coefficients is not large) make inferences about environmental associations.","container-title":"Methods in Ecology and Evolution","DOI":"10.1111/2041-210X.13303","ISSN":"2041-210X","issue":"12","language":"en","license":"© 2019 The Authors. Methods in Ecology and Evolution © 2019 British Ecological Society","note":"_eprint: https://onlinelibrary.wiley.com/doi/pdf/10.1111/2041-210X.13303","page":"2173-2182","source":"Wiley Online Library","title":"gllvm: Fast analysis of multivariate abundance data with generalized linear latent variable models in r","title-short":"gllvm","volume":"10","author":[{"family":"Niku","given":"Jenni"},{"family":"Hui","given":"Francis K. C."},{"family":"Taskinen","given":"Sara"},{"family":"Warton","given":"David I."}],"issued":{"date-parts":[["2019"]]}}}],"schema":"https://github.com/citation-style-language/schema/raw/master/csl-citation.json"} </w:instrText>
      </w:r>
      <w:r w:rsidR="000E3D97">
        <w:rPr>
          <w:rFonts w:ascii="Arial" w:hAnsi="Arial" w:cs="Arial"/>
          <w:sz w:val="20"/>
          <w:szCs w:val="20"/>
        </w:rPr>
        <w:fldChar w:fldCharType="separate"/>
      </w:r>
      <w:r w:rsidR="008417AC" w:rsidRPr="008417AC">
        <w:rPr>
          <w:rFonts w:ascii="Arial" w:hAnsi="Arial" w:cs="Arial"/>
          <w:sz w:val="20"/>
          <w:szCs w:val="24"/>
          <w:vertAlign w:val="superscript"/>
        </w:rPr>
        <w:t>21</w:t>
      </w:r>
      <w:r w:rsidR="000E3D97">
        <w:rPr>
          <w:rFonts w:ascii="Arial" w:hAnsi="Arial" w:cs="Arial"/>
          <w:sz w:val="20"/>
          <w:szCs w:val="20"/>
        </w:rPr>
        <w:fldChar w:fldCharType="end"/>
      </w:r>
      <w:r w:rsidRPr="000E3D97">
        <w:rPr>
          <w:rFonts w:ascii="Arial" w:hAnsi="Arial" w:cs="Arial"/>
          <w:sz w:val="20"/>
          <w:szCs w:val="20"/>
        </w:rPr>
        <w:t>. Since taxonomic databases remain biased towards identifying microbial taxa from common model organisms</w:t>
      </w:r>
      <w:del w:id="61" w:author="Domink_S" w:date="2024-04-22T06:56:00Z">
        <w:r w:rsidR="000E3D97" w:rsidDel="00D12124">
          <w:rPr>
            <w:rFonts w:ascii="Arial" w:hAnsi="Arial" w:cs="Arial"/>
            <w:sz w:val="20"/>
            <w:szCs w:val="20"/>
          </w:rPr>
          <w:delText xml:space="preserve"> </w:delText>
        </w:r>
      </w:del>
      <w:r w:rsidR="000E3D97">
        <w:rPr>
          <w:rFonts w:ascii="Arial" w:hAnsi="Arial" w:cs="Arial"/>
          <w:sz w:val="20"/>
          <w:szCs w:val="20"/>
        </w:rPr>
        <w:fldChar w:fldCharType="begin"/>
      </w:r>
      <w:r w:rsidR="008417AC">
        <w:rPr>
          <w:rFonts w:ascii="Arial" w:hAnsi="Arial" w:cs="Arial"/>
          <w:sz w:val="20"/>
          <w:szCs w:val="20"/>
        </w:rPr>
        <w:instrText xml:space="preserve"> ADDIN ZOTERO_ITEM CSL_CITATION {"citationID":"yJS6b49l","properties":{"formattedCitation":"\\super 22\\nosupersub{}","plainCitation":"22","noteIndex":0},"citationItems":[{"id":571,"uris":["http://zotero.org/users/13284053/items/DDYLBGGT"],"itemData":{"id":571,"type":"article-journal","abstract":"Over the past 10 years, microbial ecologists have largely abandoned sequencing 16S rRNA genes by the Sanger sequencing method and have instead adopted highly parallelized sequencing platforms. These new platforms, such as 454 and Illumina’s MiSeq, have allowed researchers to obtain millions of high quality but short sequences. The result of the added sequencing depth has been significant improvements in experimental design. The tradeoff has been the decline in the number of full-length reference sequences that are deposited into databases. To overcome this problem, we tested the ability of the PacBio Single Molecule, Real-Time (SMRT) DNA sequencing platform to generate sequence reads from the 16S rRNA gene. We generated sequencing data from the V4, V3–V5, V1–V3, V1–V5, V1–V6, and V1–V9 variable regions from within the 16S rRNA gene using DNA from a synthetic mock community and natural samples collected from human feces, mouse feces, and soil. The mock community allowed us to assess the actual sequencing error rate and how that error rate changed when different curation methods were applied. We developed a simple method based on sequence characteristics and quality scores to reduce the observed error rate for the V1–V9 region from 0.69 to 0.027%. This error rate is comparable to what has been observed for the shorter reads generated by 454 and Illumina’s MiSeq sequencing platforms. Although the per base sequencing cost is still significantly more than that of MiSeq, the prospect of supplementing reference databases with full-length sequences from organisms below the limit of detection from the Sanger approach is exciting.","container-title":"PeerJ","DOI":"10.7717/peerj.1869","ISSN":"2167-8359","journalAbbreviation":"PeerJ","language":"en","note":"publisher: PeerJ Inc.","page":"e1869","source":"peerj.com","title":"Sequencing 16S rRNA gene fragments using the PacBio SMRT DNA sequencing system","volume":"4","author":[{"family":"Schloss","given":"Patrick D."},{"family":"Jenior","given":"Matthew L."},{"family":"Koumpouras","given":"Charles C."},{"family":"Westcott","given":"Sarah L."},{"family":"Highlander","given":"Sarah K."}],"issued":{"date-parts":[["2016",3,28]]}}}],"schema":"https://github.com/citation-style-language/schema/raw/master/csl-citation.json"} </w:instrText>
      </w:r>
      <w:r w:rsidR="000E3D97">
        <w:rPr>
          <w:rFonts w:ascii="Arial" w:hAnsi="Arial" w:cs="Arial"/>
          <w:sz w:val="20"/>
          <w:szCs w:val="20"/>
        </w:rPr>
        <w:fldChar w:fldCharType="separate"/>
      </w:r>
      <w:r w:rsidR="008417AC" w:rsidRPr="008417AC">
        <w:rPr>
          <w:rFonts w:ascii="Arial" w:hAnsi="Arial" w:cs="Arial"/>
          <w:sz w:val="20"/>
          <w:szCs w:val="24"/>
          <w:vertAlign w:val="superscript"/>
        </w:rPr>
        <w:t>22</w:t>
      </w:r>
      <w:r w:rsidR="000E3D97">
        <w:rPr>
          <w:rFonts w:ascii="Arial" w:hAnsi="Arial" w:cs="Arial"/>
          <w:sz w:val="20"/>
          <w:szCs w:val="20"/>
        </w:rPr>
        <w:fldChar w:fldCharType="end"/>
      </w:r>
      <w:ins w:id="62" w:author="Domink_S" w:date="2024-04-22T06:58:00Z">
        <w:r w:rsidR="00D12124">
          <w:rPr>
            <w:rFonts w:ascii="Arial" w:hAnsi="Arial" w:cs="Arial"/>
            <w:sz w:val="20"/>
            <w:szCs w:val="20"/>
          </w:rPr>
          <w:t>,</w:t>
        </w:r>
      </w:ins>
      <w:ins w:id="63" w:author="Domink_S" w:date="2024-04-22T06:57:00Z">
        <w:r w:rsidR="00D12124">
          <w:rPr>
            <w:rFonts w:ascii="Arial" w:hAnsi="Arial" w:cs="Arial"/>
            <w:sz w:val="20"/>
            <w:szCs w:val="20"/>
          </w:rPr>
          <w:t xml:space="preserve"> the </w:t>
        </w:r>
      </w:ins>
      <w:del w:id="64" w:author="Domink_S" w:date="2024-04-22T06:57:00Z">
        <w:r w:rsidRPr="000E3D97" w:rsidDel="00D12124">
          <w:rPr>
            <w:rFonts w:ascii="Arial" w:hAnsi="Arial" w:cs="Arial"/>
            <w:sz w:val="20"/>
            <w:szCs w:val="20"/>
          </w:rPr>
          <w:delText xml:space="preserve">, resulting in poorer </w:delText>
        </w:r>
      </w:del>
      <w:r w:rsidRPr="000E3D97">
        <w:rPr>
          <w:rFonts w:ascii="Arial" w:hAnsi="Arial" w:cs="Arial"/>
          <w:sz w:val="20"/>
          <w:szCs w:val="20"/>
        </w:rPr>
        <w:t>taxonomic resolution for wildlife gut microb</w:t>
      </w:r>
      <w:ins w:id="65" w:author="Domink_S" w:date="2024-04-22T06:57:00Z">
        <w:r w:rsidR="00D12124">
          <w:rPr>
            <w:rFonts w:ascii="Arial" w:hAnsi="Arial" w:cs="Arial"/>
            <w:sz w:val="20"/>
            <w:szCs w:val="20"/>
          </w:rPr>
          <w:t xml:space="preserve">iota </w:t>
        </w:r>
      </w:ins>
      <w:del w:id="66" w:author="Domink_S" w:date="2024-04-22T06:57:00Z">
        <w:r w:rsidRPr="000E3D97" w:rsidDel="00D12124">
          <w:rPr>
            <w:rFonts w:ascii="Arial" w:hAnsi="Arial" w:cs="Arial"/>
            <w:sz w:val="20"/>
            <w:szCs w:val="20"/>
          </w:rPr>
          <w:delText xml:space="preserve">ial resolution </w:delText>
        </w:r>
      </w:del>
      <w:r w:rsidRPr="000E3D97">
        <w:rPr>
          <w:rFonts w:ascii="Arial" w:hAnsi="Arial" w:cs="Arial"/>
          <w:sz w:val="20"/>
          <w:szCs w:val="20"/>
        </w:rPr>
        <w:t>at the species level</w:t>
      </w:r>
      <w:ins w:id="67" w:author="Domink_S" w:date="2024-04-22T06:57:00Z">
        <w:r w:rsidR="00D12124">
          <w:rPr>
            <w:rFonts w:ascii="Arial" w:hAnsi="Arial" w:cs="Arial"/>
            <w:sz w:val="20"/>
            <w:szCs w:val="20"/>
          </w:rPr>
          <w:t xml:space="preserve"> is lacking</w:t>
        </w:r>
      </w:ins>
      <w:r w:rsidR="000E3D97">
        <w:rPr>
          <w:rFonts w:ascii="Arial" w:hAnsi="Arial" w:cs="Arial"/>
          <w:sz w:val="20"/>
          <w:szCs w:val="20"/>
        </w:rPr>
        <w:t xml:space="preserve">. As </w:t>
      </w:r>
      <w:r w:rsidRPr="000E3D97">
        <w:rPr>
          <w:rFonts w:ascii="Arial" w:hAnsi="Arial" w:cs="Arial"/>
          <w:sz w:val="20"/>
          <w:szCs w:val="20"/>
        </w:rPr>
        <w:t xml:space="preserve">to avoid spurious results, we agglomerated reads at the genus level and restricted our analysis to genera </w:t>
      </w:r>
      <w:r w:rsidR="000E3D97">
        <w:rPr>
          <w:rFonts w:ascii="Arial" w:hAnsi="Arial" w:cs="Arial"/>
          <w:sz w:val="20"/>
          <w:szCs w:val="20"/>
        </w:rPr>
        <w:t>with a prevalence &gt;5</w:t>
      </w:r>
      <w:r w:rsidRPr="000E3D97">
        <w:rPr>
          <w:rFonts w:ascii="Arial" w:hAnsi="Arial" w:cs="Arial"/>
          <w:sz w:val="20"/>
          <w:szCs w:val="20"/>
        </w:rPr>
        <w:t xml:space="preserve">0% </w:t>
      </w:r>
      <w:r w:rsidR="000E3D97">
        <w:rPr>
          <w:rFonts w:ascii="Arial" w:hAnsi="Arial" w:cs="Arial"/>
          <w:sz w:val="20"/>
          <w:szCs w:val="20"/>
        </w:rPr>
        <w:t>(i.e., common core</w:t>
      </w:r>
      <w:del w:id="68" w:author="Domink_S" w:date="2024-04-22T06:58:00Z">
        <w:r w:rsidR="000E3D97" w:rsidDel="00D12124">
          <w:rPr>
            <w:rFonts w:ascii="Arial" w:hAnsi="Arial" w:cs="Arial"/>
            <w:sz w:val="20"/>
            <w:szCs w:val="20"/>
          </w:rPr>
          <w:delText xml:space="preserve">, </w:delText>
        </w:r>
        <w:r w:rsidR="000E3D97" w:rsidDel="00D12124">
          <w:rPr>
            <w:rFonts w:ascii="Arial" w:hAnsi="Arial" w:cs="Arial"/>
            <w:sz w:val="20"/>
            <w:szCs w:val="20"/>
          </w:rPr>
          <w:fldChar w:fldCharType="begin"/>
        </w:r>
        <w:r w:rsidR="008417AC" w:rsidDel="00D12124">
          <w:rPr>
            <w:rFonts w:ascii="Arial" w:hAnsi="Arial" w:cs="Arial"/>
            <w:sz w:val="20"/>
            <w:szCs w:val="20"/>
          </w:rPr>
          <w:delInstrText xml:space="preserve"> ADDIN ZOTERO_ITEM CSL_CITATION {"citationID":"Z9wuQjDS","properties":{"formattedCitation":"\\super 23\\nosupersub{}","plainCitation":"23","noteIndex":0},"citationItems":[{"id":574,"uris":["http://zotero.org/users/13284053/items/PPMBPNIE"],"itemData":{"id":574,"type":"article-journal","abstract":"The host-associated core microbiome was originally coined to refer to common groups of microbes or genes that were likely to be particularly important for host biological function. However, the term has evolved to encompass variable definitions across studies, often identifying key microbes with respect to their spatial distribution, temporal stability or ecological influence, as well as their contribution to host function and fitness. A major barrier to reaching a consensus over how to define the core microbiome and its relevance to biological, ecological and evolutionary theory is a lack of precise terminology and associated definitions, as well the persistent association of the core microbiome with host function. Common, temporal and ecological core microbiomes can together generate insights into ecological processes that act independently of host function, while functional and host-adapted cores distinguish between facultative and near-obligate symbionts that differ in their effects on host fitness. This commentary summarizes five broad definitions of the core microbiome that have been applied across the literature, highlighting their strengths and limitations for advancing our understanding of host–microbe systems, noting where they are likely to overlap, and discussing their potential relevance to host function and fitness. No one definition of the core microbiome is likely to capture the range of key microbes across a host population. Applied together, they have the potential to reveal different layers of microbial organization from which we can begin to understand the ecological and evolutionary processes that govern host–microbe interactions.","container-title":"Journal of Animal Ecology","DOI":"10.1111/1365-2656.13229","ISSN":"1365-2656","issue":"7","language":"en","license":"© 2020 The Author. Journal of Animal Ecology published by John Wiley &amp; Sons Ltd on behalf of British Ecological Society","note":"_eprint: https://onlinelibrary.wiley.com/doi/pdf/10.1111/1365-2656.13229","page":"1549-1558","source":"Wiley Online Library","title":"Applying the core microbiome to understand host–microbe systems","volume":"89","author":[{"family":"Risely","given":"Alice"}],"issued":{"date-parts":[["2020"]]}}}],"schema":"https://github.com/citation-style-language/schema/raw/master/csl-citation.json"} </w:delInstrText>
        </w:r>
        <w:r w:rsidR="000E3D97" w:rsidDel="00D12124">
          <w:rPr>
            <w:rFonts w:ascii="Arial" w:hAnsi="Arial" w:cs="Arial"/>
            <w:sz w:val="20"/>
            <w:szCs w:val="20"/>
          </w:rPr>
          <w:fldChar w:fldCharType="separate"/>
        </w:r>
        <w:r w:rsidR="008417AC" w:rsidRPr="008417AC" w:rsidDel="00D12124">
          <w:rPr>
            <w:rFonts w:ascii="Arial" w:hAnsi="Arial" w:cs="Arial"/>
            <w:sz w:val="20"/>
            <w:szCs w:val="24"/>
            <w:vertAlign w:val="superscript"/>
          </w:rPr>
          <w:delText>23</w:delText>
        </w:r>
        <w:r w:rsidR="000E3D97" w:rsidDel="00D12124">
          <w:rPr>
            <w:rFonts w:ascii="Arial" w:hAnsi="Arial" w:cs="Arial"/>
            <w:sz w:val="20"/>
            <w:szCs w:val="20"/>
          </w:rPr>
          <w:fldChar w:fldCharType="end"/>
        </w:r>
      </w:del>
      <w:r w:rsidR="000E3D97">
        <w:rPr>
          <w:rFonts w:ascii="Arial" w:hAnsi="Arial" w:cs="Arial"/>
          <w:sz w:val="20"/>
          <w:szCs w:val="20"/>
        </w:rPr>
        <w:t>)</w:t>
      </w:r>
      <w:ins w:id="69" w:author="Domink_S" w:date="2024-04-22T06:58:00Z">
        <w:r w:rsidR="00D12124">
          <w:rPr>
            <w:rFonts w:ascii="Arial" w:hAnsi="Arial" w:cs="Arial"/>
            <w:sz w:val="20"/>
            <w:szCs w:val="20"/>
          </w:rPr>
          <w:fldChar w:fldCharType="begin"/>
        </w:r>
        <w:r w:rsidR="00D12124">
          <w:rPr>
            <w:rFonts w:ascii="Arial" w:hAnsi="Arial" w:cs="Arial"/>
            <w:sz w:val="20"/>
            <w:szCs w:val="20"/>
          </w:rPr>
          <w:instrText xml:space="preserve"> ADDIN ZOTERO_ITEM CSL_CITATION {"citationID":"Z9wuQjDS","properties":{"formattedCitation":"\\super 23\\nosupersub{}","plainCitation":"23","noteIndex":0},"citationItems":[{"id":574,"uris":["http://zotero.org/users/13284053/items/PPMBPNIE"],"itemData":{"id":574,"type":"article-journal","abstract":"The host-associated core microbiome was originally coined to refer to common groups of microbes or genes that were likely to be particularly important for host biological function. However, the term has evolved to encompass variable definitions across studies, often identifying key microbes with respect to their spatial distribution, temporal stability or ecological influence, as well as their contribution to host function and fitness. A major barrier to reaching a consensus over how to define the core microbiome and its relevance to biological, ecological and evolutionary theory is a lack of precise terminology and associated definitions, as well the persistent association of the core microbiome with host function. Common, temporal and ecological core microbiomes can together generate insights into ecological processes that act independently of host function, while functional and host-adapted cores distinguish between facultative and near-obligate symbionts that differ in their effects on host fitness. This commentary summarizes five broad definitions of the core microbiome that have been applied across the literature, highlighting their strengths and limitations for advancing our understanding of host–microbe systems, noting where they are likely to overlap, and discussing their potential relevance to host function and fitness. No one definition of the core microbiome is likely to capture the range of key microbes across a host population. Applied together, they have the potential to reveal different layers of microbial organization from which we can begin to understand the ecological and evolutionary processes that govern host–microbe interactions.","container-title":"Journal of Animal Ecology","DOI":"10.1111/1365-2656.13229","ISSN":"1365-2656","issue":"7","language":"en","license":"© 2020 The Author. Journal of Animal Ecology published by John Wiley &amp; Sons Ltd on behalf of British Ecological Society","note":"_eprint: https://onlinelibrary.wiley.com/doi/pdf/10.1111/1365-2656.13229","page":"1549-1558","source":"Wiley Online Library","title":"Applying the core microbiome to understand host–microbe systems","volume":"89","author":[{"family":"Risely","given":"Alice"}],"issued":{"date-parts":[["2020"]]}}}],"schema":"https://github.com/citation-style-language/schema/raw/master/csl-citation.json"} </w:instrText>
        </w:r>
        <w:r w:rsidR="00D12124">
          <w:rPr>
            <w:rFonts w:ascii="Arial" w:hAnsi="Arial" w:cs="Arial"/>
            <w:sz w:val="20"/>
            <w:szCs w:val="20"/>
          </w:rPr>
          <w:fldChar w:fldCharType="separate"/>
        </w:r>
        <w:r w:rsidR="00D12124" w:rsidRPr="008417AC">
          <w:rPr>
            <w:rFonts w:ascii="Arial" w:hAnsi="Arial" w:cs="Arial"/>
            <w:sz w:val="20"/>
            <w:szCs w:val="24"/>
            <w:vertAlign w:val="superscript"/>
          </w:rPr>
          <w:t>23</w:t>
        </w:r>
        <w:r w:rsidR="00D12124">
          <w:rPr>
            <w:rFonts w:ascii="Arial" w:hAnsi="Arial" w:cs="Arial"/>
            <w:sz w:val="20"/>
            <w:szCs w:val="20"/>
          </w:rPr>
          <w:fldChar w:fldCharType="end"/>
        </w:r>
      </w:ins>
      <w:r w:rsidRPr="000E3D97">
        <w:rPr>
          <w:rFonts w:ascii="Arial" w:hAnsi="Arial" w:cs="Arial"/>
          <w:sz w:val="20"/>
          <w:szCs w:val="20"/>
        </w:rPr>
        <w:t>.</w:t>
      </w:r>
      <w:r w:rsidR="000E3D97">
        <w:rPr>
          <w:rFonts w:ascii="Arial" w:hAnsi="Arial" w:cs="Arial"/>
          <w:sz w:val="20"/>
          <w:szCs w:val="20"/>
        </w:rPr>
        <w:t xml:space="preserve"> </w:t>
      </w:r>
      <w:r w:rsidR="005B4B30">
        <w:rPr>
          <w:rFonts w:ascii="Arial" w:hAnsi="Arial" w:cs="Arial"/>
          <w:sz w:val="20"/>
          <w:szCs w:val="20"/>
        </w:rPr>
        <w:t xml:space="preserve">The abundance was </w:t>
      </w:r>
      <w:r w:rsidR="00E07EA4">
        <w:rPr>
          <w:rFonts w:ascii="Arial" w:hAnsi="Arial" w:cs="Arial"/>
          <w:sz w:val="20"/>
          <w:szCs w:val="20"/>
        </w:rPr>
        <w:t>centred</w:t>
      </w:r>
      <w:r w:rsidR="005B4B30">
        <w:rPr>
          <w:rFonts w:ascii="Arial" w:hAnsi="Arial" w:cs="Arial"/>
          <w:sz w:val="20"/>
          <w:szCs w:val="20"/>
        </w:rPr>
        <w:t xml:space="preserve"> log transformed </w:t>
      </w:r>
      <w:r w:rsidR="005B4B30" w:rsidRPr="005B4B30">
        <w:rPr>
          <w:rFonts w:ascii="Arial" w:hAnsi="Arial" w:cs="Arial"/>
          <w:sz w:val="20"/>
          <w:szCs w:val="20"/>
        </w:rPr>
        <w:t>(</w:t>
      </w:r>
      <w:proofErr w:type="spellStart"/>
      <w:r w:rsidR="005B4B30" w:rsidRPr="005B4B30">
        <w:rPr>
          <w:rFonts w:ascii="Arial" w:hAnsi="Arial" w:cs="Arial"/>
          <w:sz w:val="20"/>
          <w:szCs w:val="20"/>
        </w:rPr>
        <w:t>clr</w:t>
      </w:r>
      <w:proofErr w:type="spellEnd"/>
      <w:del w:id="70" w:author="Domink_S" w:date="2024-04-22T06:58:00Z">
        <w:r w:rsidR="005B4B30" w:rsidRPr="005B4B30" w:rsidDel="00D12124">
          <w:rPr>
            <w:rFonts w:ascii="Arial" w:hAnsi="Arial" w:cs="Arial"/>
            <w:sz w:val="20"/>
            <w:szCs w:val="20"/>
          </w:rPr>
          <w:delText xml:space="preserve">; </w:delText>
        </w:r>
        <w:r w:rsidR="005B4B30" w:rsidDel="00D12124">
          <w:rPr>
            <w:rFonts w:ascii="Arial" w:hAnsi="Arial" w:cs="Arial"/>
            <w:sz w:val="20"/>
            <w:szCs w:val="20"/>
          </w:rPr>
          <w:fldChar w:fldCharType="begin"/>
        </w:r>
        <w:r w:rsidR="008417AC" w:rsidDel="00D12124">
          <w:rPr>
            <w:rFonts w:ascii="Arial" w:hAnsi="Arial" w:cs="Arial"/>
            <w:sz w:val="20"/>
            <w:szCs w:val="20"/>
          </w:rPr>
          <w:delInstrText xml:space="preserve"> ADDIN ZOTERO_ITEM CSL_CITATION {"citationID":"vUMWSHLr","properties":{"formattedCitation":"\\super 24\\nosupersub{}","plainCitation":"24","noteIndex":0},"citationItems":[{"id":264,"uris":["http://zotero.org/users/13284053/items/A82TRMVC"],"itemData":{"id":264,"type":"article-journal","abstract":"Abstract\n            \n              Background\n              Next-generation sequencing (NGS) has made it possible to determine the sequence and relative abundance of all nucleotides in a biological or environmental sample. A cornerstone of NGS is the quantification of RNA or DNA presence as counts. However, these counts are not counts per se: their magnitude is determined arbitrarily by the sequencing depth, not by the input material. Consequently, counts must undergo normalization prior to use. Conventional normalization methods require a set of assumptions: they assume that the majority of features are unchanged and that all environments under study have the same carrying capacity for nucleotide synthesis. These assumptions are often untestable and may not hold when heterogeneous samples are compared.\n            \n            \n              Results\n              Methods developed within the field of compositional data analysis offer a general solution that is assumption-free and valid for all data. Herein, we synthesize the extant literature to provide a concise guide on how to apply compositional data analysis to NGS count data.\n            \n            \n              Conclusions\n              In highlighting the limitations of total library size, effective library size, and spike-in normalizations, we propose the log-ratio transformation as a general solution to answer the question, “Relative to some important activity of the cell, what is changing?”","container-title":"GigaScience","DOI":"10.1093/gigascience/giz107","ISSN":"2047-217X","issue":"9","language":"en","page":"giz107","source":"DOI.org (Crossref)","title":"A field guide for the compositional analysis of any-omics data","volume":"8","author":[{"family":"Quinn","given":"Thomas P"},{"family":"Erb","given":"Ionas"},{"family":"Gloor","given":"Greg"},{"family":"Notredame","given":"Cedric"},{"family":"Richardson","given":"Mark F"},{"family":"Crowley","given":"Tamsyn M"}],"issued":{"date-parts":[["2019",9,1]]}}}],"schema":"https://github.com/citation-style-language/schema/raw/master/csl-citation.json"} </w:delInstrText>
        </w:r>
        <w:r w:rsidR="005B4B30" w:rsidDel="00D12124">
          <w:rPr>
            <w:rFonts w:ascii="Arial" w:hAnsi="Arial" w:cs="Arial"/>
            <w:sz w:val="20"/>
            <w:szCs w:val="20"/>
          </w:rPr>
          <w:fldChar w:fldCharType="separate"/>
        </w:r>
        <w:r w:rsidR="008417AC" w:rsidRPr="008417AC" w:rsidDel="00D12124">
          <w:rPr>
            <w:rFonts w:ascii="Arial" w:hAnsi="Arial" w:cs="Arial"/>
            <w:sz w:val="20"/>
            <w:szCs w:val="24"/>
            <w:vertAlign w:val="superscript"/>
          </w:rPr>
          <w:delText>24</w:delText>
        </w:r>
        <w:r w:rsidR="005B4B30" w:rsidDel="00D12124">
          <w:rPr>
            <w:rFonts w:ascii="Arial" w:hAnsi="Arial" w:cs="Arial"/>
            <w:sz w:val="20"/>
            <w:szCs w:val="20"/>
          </w:rPr>
          <w:fldChar w:fldCharType="end"/>
        </w:r>
      </w:del>
      <w:r w:rsidR="005B4B30" w:rsidRPr="005B4B30">
        <w:rPr>
          <w:rFonts w:ascii="Arial" w:hAnsi="Arial" w:cs="Arial"/>
          <w:sz w:val="20"/>
          <w:szCs w:val="20"/>
        </w:rPr>
        <w:t>)</w:t>
      </w:r>
      <w:ins w:id="71" w:author="Domink_S" w:date="2024-04-22T06:58:00Z">
        <w:r w:rsidR="00D12124">
          <w:rPr>
            <w:rFonts w:ascii="Arial" w:hAnsi="Arial" w:cs="Arial"/>
            <w:sz w:val="20"/>
            <w:szCs w:val="20"/>
          </w:rPr>
          <w:fldChar w:fldCharType="begin"/>
        </w:r>
        <w:r w:rsidR="00D12124">
          <w:rPr>
            <w:rFonts w:ascii="Arial" w:hAnsi="Arial" w:cs="Arial"/>
            <w:sz w:val="20"/>
            <w:szCs w:val="20"/>
          </w:rPr>
          <w:instrText xml:space="preserve"> ADDIN ZOTERO_ITEM CSL_CITATION {"citationID":"vUMWSHLr","properties":{"formattedCitation":"\\super 24\\nosupersub{}","plainCitation":"24","noteIndex":0},"citationItems":[{"id":264,"uris":["http://zotero.org/users/13284053/items/A82TRMVC"],"itemData":{"id":264,"type":"article-journal","abstract":"Abstract\n            \n              Background\n              Next-generation sequencing (NGS) has made it possible to determine the sequence and relative abundance of all nucleotides in a biological or environmental sample. A cornerstone of NGS is the quantification of RNA or DNA presence as counts. However, these counts are not counts per se: their magnitude is determined arbitrarily by the sequencing depth, not by the input material. Consequently, counts must undergo normalization prior to use. Conventional normalization methods require a set of assumptions: they assume that the majority of features are unchanged and that all environments under study have the same carrying capacity for nucleotide synthesis. These assumptions are often untestable and may not hold when heterogeneous samples are compared.\n            \n            \n              Results\n              Methods developed within the field of compositional data analysis offer a general solution that is assumption-free and valid for all data. Herein, we synthesize the extant literature to provide a concise guide on how to apply compositional data analysis to NGS count data.\n            \n            \n              Conclusions\n              In highlighting the limitations of total library size, effective library size, and spike-in normalizations, we propose the log-ratio transformation as a general solution to answer the question, “Relative to some important activity of the cell, what is changing?”","container-title":"GigaScience","DOI":"10.1093/gigascience/giz107","ISSN":"2047-217X","issue":"9","language":"en","page":"giz107","source":"DOI.org (Crossref)","title":"A field guide for the compositional analysis of any-omics data","volume":"8","author":[{"family":"Quinn","given":"Thomas P"},{"family":"Erb","given":"Ionas"},{"family":"Gloor","given":"Greg"},{"family":"Notredame","given":"Cedric"},{"family":"Richardson","given":"Mark F"},{"family":"Crowley","given":"Tamsyn M"}],"issued":{"date-parts":[["2019",9,1]]}}}],"schema":"https://github.com/citation-style-language/schema/raw/master/csl-citation.json"} </w:instrText>
        </w:r>
        <w:r w:rsidR="00D12124">
          <w:rPr>
            <w:rFonts w:ascii="Arial" w:hAnsi="Arial" w:cs="Arial"/>
            <w:sz w:val="20"/>
            <w:szCs w:val="20"/>
          </w:rPr>
          <w:fldChar w:fldCharType="separate"/>
        </w:r>
        <w:r w:rsidR="00D12124" w:rsidRPr="008417AC">
          <w:rPr>
            <w:rFonts w:ascii="Arial" w:hAnsi="Arial" w:cs="Arial"/>
            <w:sz w:val="20"/>
            <w:szCs w:val="24"/>
            <w:vertAlign w:val="superscript"/>
          </w:rPr>
          <w:t>24</w:t>
        </w:r>
        <w:r w:rsidR="00D12124">
          <w:rPr>
            <w:rFonts w:ascii="Arial" w:hAnsi="Arial" w:cs="Arial"/>
            <w:sz w:val="20"/>
            <w:szCs w:val="20"/>
          </w:rPr>
          <w:fldChar w:fldCharType="end"/>
        </w:r>
      </w:ins>
      <w:r w:rsidR="005B4B30">
        <w:rPr>
          <w:rFonts w:ascii="Arial" w:hAnsi="Arial" w:cs="Arial"/>
          <w:sz w:val="20"/>
          <w:szCs w:val="20"/>
        </w:rPr>
        <w:t xml:space="preserve">. </w:t>
      </w:r>
      <w:r w:rsidR="000E3D97">
        <w:rPr>
          <w:rFonts w:ascii="Arial" w:hAnsi="Arial" w:cs="Arial"/>
          <w:sz w:val="20"/>
          <w:szCs w:val="20"/>
        </w:rPr>
        <w:t>Finally, w</w:t>
      </w:r>
      <w:r w:rsidRPr="000E3D97">
        <w:rPr>
          <w:rFonts w:ascii="Arial" w:hAnsi="Arial" w:cs="Arial"/>
          <w:sz w:val="20"/>
          <w:szCs w:val="20"/>
        </w:rPr>
        <w:t>e constructed a generalised linear latent variable model</w:t>
      </w:r>
      <w:r w:rsidR="000E3D97">
        <w:rPr>
          <w:rFonts w:ascii="Arial" w:hAnsi="Arial" w:cs="Arial"/>
          <w:sz w:val="20"/>
          <w:szCs w:val="20"/>
        </w:rPr>
        <w:t xml:space="preserve"> </w:t>
      </w:r>
      <w:r w:rsidRPr="000E3D97">
        <w:rPr>
          <w:rFonts w:ascii="Arial" w:hAnsi="Arial" w:cs="Arial"/>
          <w:sz w:val="20"/>
          <w:szCs w:val="20"/>
        </w:rPr>
        <w:t>(GLL</w:t>
      </w:r>
      <w:r w:rsidR="0019139B">
        <w:rPr>
          <w:rFonts w:ascii="Arial" w:hAnsi="Arial" w:cs="Arial"/>
          <w:sz w:val="20"/>
          <w:szCs w:val="20"/>
        </w:rPr>
        <w:t>V</w:t>
      </w:r>
      <w:r w:rsidRPr="000E3D97">
        <w:rPr>
          <w:rFonts w:ascii="Arial" w:hAnsi="Arial" w:cs="Arial"/>
          <w:sz w:val="20"/>
          <w:szCs w:val="20"/>
        </w:rPr>
        <w:t>M) using the ‘</w:t>
      </w:r>
      <w:proofErr w:type="spellStart"/>
      <w:r w:rsidRPr="000E3D97">
        <w:rPr>
          <w:rFonts w:ascii="Arial" w:hAnsi="Arial" w:cs="Arial"/>
          <w:sz w:val="20"/>
          <w:szCs w:val="20"/>
        </w:rPr>
        <w:t>gllvm</w:t>
      </w:r>
      <w:proofErr w:type="spellEnd"/>
      <w:r w:rsidRPr="000E3D97">
        <w:rPr>
          <w:rFonts w:ascii="Arial" w:hAnsi="Arial" w:cs="Arial"/>
          <w:sz w:val="20"/>
          <w:szCs w:val="20"/>
        </w:rPr>
        <w:t>’ package</w:t>
      </w:r>
      <w:del w:id="72" w:author="Domink_S" w:date="2024-04-22T06:58:00Z">
        <w:r w:rsidR="000E3D97" w:rsidDel="00D12124">
          <w:rPr>
            <w:rFonts w:ascii="Arial" w:hAnsi="Arial" w:cs="Arial"/>
            <w:sz w:val="20"/>
            <w:szCs w:val="20"/>
          </w:rPr>
          <w:delText xml:space="preserve"> </w:delText>
        </w:r>
      </w:del>
      <w:r w:rsidR="000E3D97">
        <w:rPr>
          <w:rFonts w:ascii="Arial" w:hAnsi="Arial" w:cs="Arial"/>
          <w:sz w:val="20"/>
          <w:szCs w:val="20"/>
        </w:rPr>
        <w:fldChar w:fldCharType="begin"/>
      </w:r>
      <w:r w:rsidR="008417AC">
        <w:rPr>
          <w:rFonts w:ascii="Arial" w:hAnsi="Arial" w:cs="Arial"/>
          <w:sz w:val="20"/>
          <w:szCs w:val="20"/>
        </w:rPr>
        <w:instrText xml:space="preserve"> ADDIN ZOTERO_ITEM CSL_CITATION {"citationID":"7TuzMF6T","properties":{"formattedCitation":"\\super 21\\nosupersub{}","plainCitation":"21","noteIndex":0},"citationItems":[{"id":573,"uris":["http://zotero.org/users/13284053/items/NBH3J3BV"],"itemData":{"id":573,"type":"article-journal","abstract":"There has been rapid development in tools for multivariate analysis based on fully specified statistical models or ‘joint models’. One approach attracting a lot of attention is generalized linear latent variable models (GLLVMs). However, software for fitting these models is typically slow and not practical for large datasets. The r package gllvm offers relatively fast methods to fit GLLVMs via maximum likelihood, along with tools for model checking, visualization and inference. The main advantage of the package over other implementations is speed, for example, being two orders of magnitude faster, and capable of handling thousands of response variables. These advances come from using variational approximations to simplify the likelihood expression to be maximized, automatic differentiation software for model-fitting (via the TMB package) and careful choice of initial values for parameters. Examples are used to illustrate the main features and functionality of the package, such as constrained or unconstrained ordination, including functional traits in ‘fourth corner’ models, and (if the number of environmental coefficients is not large) make inferences about environmental associations.","container-title":"Methods in Ecology and Evolution","DOI":"10.1111/2041-210X.13303","ISSN":"2041-210X","issue":"12","language":"en","license":"© 2019 The Authors. Methods in Ecology and Evolution © 2019 British Ecological Society","note":"_eprint: https://onlinelibrary.wiley.com/doi/pdf/10.1111/2041-210X.13303","page":"2173-2182","source":"Wiley Online Library","title":"gllvm: Fast analysis of multivariate abundance data with generalized linear latent variable models in r","title-short":"gllvm","volume":"10","author":[{"family":"Niku","given":"Jenni"},{"family":"Hui","given":"Francis K. C."},{"family":"Taskinen","given":"Sara"},{"family":"Warton","given":"David I."}],"issued":{"date-parts":[["2019"]]}}}],"schema":"https://github.com/citation-style-language/schema/raw/master/csl-citation.json"} </w:instrText>
      </w:r>
      <w:r w:rsidR="000E3D97">
        <w:rPr>
          <w:rFonts w:ascii="Arial" w:hAnsi="Arial" w:cs="Arial"/>
          <w:sz w:val="20"/>
          <w:szCs w:val="20"/>
        </w:rPr>
        <w:fldChar w:fldCharType="separate"/>
      </w:r>
      <w:r w:rsidR="008417AC" w:rsidRPr="008417AC">
        <w:rPr>
          <w:rFonts w:ascii="Arial" w:hAnsi="Arial" w:cs="Arial"/>
          <w:sz w:val="20"/>
          <w:szCs w:val="24"/>
          <w:vertAlign w:val="superscript"/>
        </w:rPr>
        <w:t>21</w:t>
      </w:r>
      <w:r w:rsidR="000E3D97">
        <w:rPr>
          <w:rFonts w:ascii="Arial" w:hAnsi="Arial" w:cs="Arial"/>
          <w:sz w:val="20"/>
          <w:szCs w:val="20"/>
        </w:rPr>
        <w:fldChar w:fldCharType="end"/>
      </w:r>
      <w:r w:rsidRPr="000E3D97">
        <w:rPr>
          <w:rFonts w:ascii="Arial" w:hAnsi="Arial" w:cs="Arial"/>
          <w:sz w:val="20"/>
          <w:szCs w:val="20"/>
        </w:rPr>
        <w:t xml:space="preserve">. </w:t>
      </w:r>
      <w:r w:rsidR="00673CDB">
        <w:rPr>
          <w:rFonts w:ascii="Arial" w:hAnsi="Arial" w:cs="Arial"/>
          <w:sz w:val="20"/>
          <w:szCs w:val="20"/>
        </w:rPr>
        <w:t xml:space="preserve">Another </w:t>
      </w:r>
      <w:r w:rsidRPr="000E3D97">
        <w:rPr>
          <w:rFonts w:ascii="Arial" w:hAnsi="Arial" w:cs="Arial"/>
          <w:sz w:val="20"/>
          <w:szCs w:val="20"/>
        </w:rPr>
        <w:t>advantages of a joint model approach over differential abundance analysis is that we can use the same model structure as for testing alpha</w:t>
      </w:r>
      <w:r w:rsidR="000E3D97">
        <w:rPr>
          <w:rFonts w:ascii="Arial" w:hAnsi="Arial" w:cs="Arial"/>
          <w:sz w:val="20"/>
          <w:szCs w:val="20"/>
        </w:rPr>
        <w:t>- and beta-</w:t>
      </w:r>
      <w:r w:rsidRPr="000E3D97">
        <w:rPr>
          <w:rFonts w:ascii="Arial" w:hAnsi="Arial" w:cs="Arial"/>
          <w:sz w:val="20"/>
          <w:szCs w:val="20"/>
        </w:rPr>
        <w:t>diversity to evaluate multivariate microbial abundance data, meaning that infection status, sampling location</w:t>
      </w:r>
      <w:r w:rsidR="000E3D97">
        <w:rPr>
          <w:rFonts w:ascii="Arial" w:hAnsi="Arial" w:cs="Arial"/>
          <w:sz w:val="20"/>
          <w:szCs w:val="20"/>
        </w:rPr>
        <w:t>, host age and sex</w:t>
      </w:r>
      <w:r w:rsidRPr="000E3D97">
        <w:rPr>
          <w:rFonts w:ascii="Arial" w:hAnsi="Arial" w:cs="Arial"/>
          <w:sz w:val="20"/>
          <w:szCs w:val="20"/>
        </w:rPr>
        <w:t xml:space="preserve"> were </w:t>
      </w:r>
      <w:r w:rsidR="000E3D97">
        <w:rPr>
          <w:rFonts w:ascii="Arial" w:hAnsi="Arial" w:cs="Arial"/>
          <w:sz w:val="20"/>
          <w:szCs w:val="20"/>
        </w:rPr>
        <w:t>kept as</w:t>
      </w:r>
      <w:r w:rsidRPr="000E3D97">
        <w:rPr>
          <w:rFonts w:ascii="Arial" w:hAnsi="Arial" w:cs="Arial"/>
          <w:sz w:val="20"/>
          <w:szCs w:val="20"/>
        </w:rPr>
        <w:t xml:space="preserve"> main explanatory variables and capture period was used as random effect. Additionally, we accounted for sequencing depth and specified a negative binomial distribution for our response variable.</w:t>
      </w:r>
      <w:r w:rsidR="000E3D97">
        <w:rPr>
          <w:rFonts w:ascii="Arial" w:hAnsi="Arial" w:cs="Arial"/>
          <w:sz w:val="20"/>
          <w:szCs w:val="20"/>
        </w:rPr>
        <w:t xml:space="preserve"> </w:t>
      </w:r>
    </w:p>
    <w:p w14:paraId="667C312A" w14:textId="77777777" w:rsidR="00F0679B" w:rsidRPr="000E3D97" w:rsidRDefault="000E3D97" w:rsidP="00F0679B">
      <w:pPr>
        <w:rPr>
          <w:rFonts w:ascii="Arial" w:hAnsi="Arial" w:cs="Arial"/>
          <w:sz w:val="20"/>
          <w:szCs w:val="20"/>
        </w:rPr>
      </w:pPr>
      <w:r>
        <w:rPr>
          <w:rFonts w:ascii="Arial" w:hAnsi="Arial" w:cs="Arial"/>
          <w:sz w:val="20"/>
          <w:szCs w:val="20"/>
        </w:rPr>
        <w:t xml:space="preserve">Linking bacterial abundances and infection intensity </w:t>
      </w:r>
    </w:p>
    <w:p w14:paraId="0B2FB629" w14:textId="40B50B60" w:rsidR="0097422E" w:rsidRDefault="000E3D97">
      <w:pPr>
        <w:rPr>
          <w:rFonts w:ascii="Arial" w:hAnsi="Arial" w:cs="Arial"/>
          <w:sz w:val="20"/>
          <w:szCs w:val="20"/>
        </w:rPr>
      </w:pPr>
      <w:r>
        <w:rPr>
          <w:rFonts w:ascii="Arial" w:hAnsi="Arial" w:cs="Arial"/>
          <w:sz w:val="20"/>
          <w:szCs w:val="20"/>
        </w:rPr>
        <w:t xml:space="preserve">For those genera that were identified to occur more or less frequent in samples from bats infected with CoV-2B, we wanted to ascertain whether their abundance was linked to infection intensity when compared to uninfected bats. In other words, whether there is a linear or non-linear relationship with CT-value over the course of an infection. We constructed generalised additive models </w:t>
      </w:r>
      <w:r w:rsidR="00B228AC">
        <w:rPr>
          <w:rFonts w:ascii="Arial" w:hAnsi="Arial" w:cs="Arial"/>
          <w:sz w:val="20"/>
          <w:szCs w:val="20"/>
        </w:rPr>
        <w:t xml:space="preserve">with the </w:t>
      </w:r>
      <w:proofErr w:type="spellStart"/>
      <w:r w:rsidR="005B4B30">
        <w:rPr>
          <w:rFonts w:ascii="Arial" w:hAnsi="Arial" w:cs="Arial"/>
          <w:sz w:val="20"/>
          <w:szCs w:val="20"/>
        </w:rPr>
        <w:t>clr</w:t>
      </w:r>
      <w:proofErr w:type="spellEnd"/>
      <w:r w:rsidR="005B4B30">
        <w:rPr>
          <w:rFonts w:ascii="Arial" w:hAnsi="Arial" w:cs="Arial"/>
          <w:sz w:val="20"/>
          <w:szCs w:val="20"/>
        </w:rPr>
        <w:t xml:space="preserve">-transformed abundances (i.e., reads) as response and sampling location, sex and age as categorical explanatory variables. The CoV-2B CT-value was included as smooth term. Sequencing depth was included as smooth term as way to control for differences in sequencing performance between samples. </w:t>
      </w:r>
      <w:r w:rsidR="005B4B30" w:rsidRPr="005B4B30">
        <w:rPr>
          <w:rFonts w:ascii="Arial" w:hAnsi="Arial" w:cs="Arial"/>
          <w:sz w:val="20"/>
          <w:szCs w:val="20"/>
        </w:rPr>
        <w:t xml:space="preserve">Model fit was assessed using </w:t>
      </w:r>
      <w:proofErr w:type="spellStart"/>
      <w:r w:rsidR="005B4B30" w:rsidRPr="005B4B30">
        <w:rPr>
          <w:rFonts w:ascii="Arial" w:hAnsi="Arial" w:cs="Arial"/>
          <w:sz w:val="20"/>
          <w:szCs w:val="20"/>
        </w:rPr>
        <w:t>gam.check</w:t>
      </w:r>
      <w:proofErr w:type="spellEnd"/>
      <w:r w:rsidR="005B4B30" w:rsidRPr="005B4B30">
        <w:rPr>
          <w:rFonts w:ascii="Arial" w:hAnsi="Arial" w:cs="Arial"/>
          <w:sz w:val="20"/>
          <w:szCs w:val="20"/>
        </w:rPr>
        <w:t>() function</w:t>
      </w:r>
      <w:r w:rsidR="005B4B30">
        <w:rPr>
          <w:rFonts w:ascii="Arial" w:hAnsi="Arial" w:cs="Arial"/>
          <w:sz w:val="20"/>
          <w:szCs w:val="20"/>
        </w:rPr>
        <w:t xml:space="preserve"> of the ‘</w:t>
      </w:r>
      <w:proofErr w:type="spellStart"/>
      <w:r w:rsidR="005B4B30">
        <w:rPr>
          <w:rFonts w:ascii="Arial" w:hAnsi="Arial" w:cs="Arial"/>
          <w:sz w:val="20"/>
          <w:szCs w:val="20"/>
        </w:rPr>
        <w:t>mgcv</w:t>
      </w:r>
      <w:proofErr w:type="spellEnd"/>
      <w:r w:rsidR="005B4B30">
        <w:rPr>
          <w:rFonts w:ascii="Arial" w:hAnsi="Arial" w:cs="Arial"/>
          <w:sz w:val="20"/>
          <w:szCs w:val="20"/>
        </w:rPr>
        <w:t>’ package</w:t>
      </w:r>
      <w:del w:id="73" w:author="Domink_S" w:date="2024-04-22T07:00:00Z">
        <w:r w:rsidR="005B4B30" w:rsidDel="00D12124">
          <w:rPr>
            <w:rFonts w:ascii="Arial" w:hAnsi="Arial" w:cs="Arial"/>
            <w:sz w:val="20"/>
            <w:szCs w:val="20"/>
          </w:rPr>
          <w:delText xml:space="preserve"> </w:delText>
        </w:r>
      </w:del>
      <w:r w:rsidR="008A0062">
        <w:rPr>
          <w:rFonts w:ascii="Arial" w:hAnsi="Arial" w:cs="Arial"/>
          <w:sz w:val="20"/>
          <w:szCs w:val="20"/>
        </w:rPr>
        <w:fldChar w:fldCharType="begin"/>
      </w:r>
      <w:r w:rsidR="008417AC">
        <w:rPr>
          <w:rFonts w:ascii="Arial" w:hAnsi="Arial" w:cs="Arial"/>
          <w:sz w:val="20"/>
          <w:szCs w:val="20"/>
        </w:rPr>
        <w:instrText xml:space="preserve"> ADDIN ZOTERO_ITEM CSL_CITATION {"citationID":"DypnOev0","properties":{"formattedCitation":"\\super 25\\nosupersub{}","plainCitation":"25","noteIndex":0},"citationItems":[{"id":257,"uris":["http://zotero.org/users/13284053/items/QJEG7DTT"],"itemData":{"id":257,"type":"book","publisher":"Chapman and Hall/CRC","title":"Generalized Additive Models: An Introduction with R, Second Edition (2nd ed.)","URL":"https://doi.org/10.1201/9781315370279","author":[{"family":"Wood","given":"S"}],"issued":{"date-parts":[["2017"]]}}}],"schema":"https://github.com/citation-style-language/schema/raw/master/csl-citation.json"} </w:instrText>
      </w:r>
      <w:r w:rsidR="008A0062">
        <w:rPr>
          <w:rFonts w:ascii="Arial" w:hAnsi="Arial" w:cs="Arial"/>
          <w:sz w:val="20"/>
          <w:szCs w:val="20"/>
        </w:rPr>
        <w:fldChar w:fldCharType="separate"/>
      </w:r>
      <w:r w:rsidR="008417AC" w:rsidRPr="008417AC">
        <w:rPr>
          <w:rFonts w:ascii="Arial" w:hAnsi="Arial" w:cs="Arial"/>
          <w:sz w:val="20"/>
          <w:szCs w:val="24"/>
          <w:vertAlign w:val="superscript"/>
        </w:rPr>
        <w:t>25</w:t>
      </w:r>
      <w:r w:rsidR="008A0062">
        <w:rPr>
          <w:rFonts w:ascii="Arial" w:hAnsi="Arial" w:cs="Arial"/>
          <w:sz w:val="20"/>
          <w:szCs w:val="20"/>
        </w:rPr>
        <w:fldChar w:fldCharType="end"/>
      </w:r>
      <w:r w:rsidR="008A0062">
        <w:rPr>
          <w:rFonts w:ascii="Arial" w:hAnsi="Arial" w:cs="Arial"/>
          <w:sz w:val="20"/>
          <w:szCs w:val="20"/>
        </w:rPr>
        <w:t xml:space="preserve"> </w:t>
      </w:r>
      <w:r w:rsidR="005B4B30">
        <w:rPr>
          <w:rFonts w:ascii="Arial" w:hAnsi="Arial" w:cs="Arial"/>
          <w:sz w:val="20"/>
          <w:szCs w:val="20"/>
        </w:rPr>
        <w:t>and we</w:t>
      </w:r>
      <w:r w:rsidR="005B4B30" w:rsidRPr="005B4B30">
        <w:rPr>
          <w:rFonts w:ascii="Arial" w:hAnsi="Arial" w:cs="Arial"/>
          <w:sz w:val="20"/>
          <w:szCs w:val="20"/>
        </w:rPr>
        <w:t xml:space="preserve"> visualized the model results using </w:t>
      </w:r>
      <w:proofErr w:type="spellStart"/>
      <w:r w:rsidR="005B4B30" w:rsidRPr="005B4B30">
        <w:rPr>
          <w:rFonts w:ascii="Arial" w:hAnsi="Arial" w:cs="Arial"/>
          <w:sz w:val="20"/>
          <w:szCs w:val="20"/>
        </w:rPr>
        <w:t>plot_smooths</w:t>
      </w:r>
      <w:proofErr w:type="spellEnd"/>
      <w:r w:rsidR="005B4B30" w:rsidRPr="005B4B30">
        <w:rPr>
          <w:rFonts w:ascii="Arial" w:hAnsi="Arial" w:cs="Arial"/>
          <w:sz w:val="20"/>
          <w:szCs w:val="20"/>
        </w:rPr>
        <w:t>() from the ‘</w:t>
      </w:r>
      <w:proofErr w:type="spellStart"/>
      <w:r w:rsidR="005B4B30" w:rsidRPr="005B4B30">
        <w:rPr>
          <w:rFonts w:ascii="Arial" w:hAnsi="Arial" w:cs="Arial"/>
          <w:sz w:val="20"/>
          <w:szCs w:val="20"/>
        </w:rPr>
        <w:t>tidymv</w:t>
      </w:r>
      <w:proofErr w:type="spellEnd"/>
      <w:r w:rsidR="005B4B30" w:rsidRPr="005B4B30">
        <w:rPr>
          <w:rFonts w:ascii="Arial" w:hAnsi="Arial" w:cs="Arial"/>
          <w:sz w:val="20"/>
          <w:szCs w:val="20"/>
        </w:rPr>
        <w:t>’ package</w:t>
      </w:r>
      <w:del w:id="74" w:author="Domink_S" w:date="2024-04-22T07:00:00Z">
        <w:r w:rsidR="005B4B30" w:rsidRPr="005B4B30" w:rsidDel="00D12124">
          <w:rPr>
            <w:rFonts w:ascii="Arial" w:hAnsi="Arial" w:cs="Arial"/>
            <w:sz w:val="20"/>
            <w:szCs w:val="20"/>
          </w:rPr>
          <w:delText xml:space="preserve"> </w:delText>
        </w:r>
      </w:del>
      <w:r w:rsidR="008A0062">
        <w:rPr>
          <w:rFonts w:ascii="Arial" w:hAnsi="Arial" w:cs="Arial"/>
          <w:sz w:val="20"/>
          <w:szCs w:val="20"/>
        </w:rPr>
        <w:fldChar w:fldCharType="begin"/>
      </w:r>
      <w:r w:rsidR="008417AC">
        <w:rPr>
          <w:rFonts w:ascii="Arial" w:hAnsi="Arial" w:cs="Arial"/>
          <w:sz w:val="20"/>
          <w:szCs w:val="20"/>
        </w:rPr>
        <w:instrText xml:space="preserve"> ADDIN ZOTERO_ITEM CSL_CITATION {"citationID":"zz2vDOPj","properties":{"formattedCitation":"\\super 26\\nosupersub{}","plainCitation":"26","noteIndex":0},"citationItems":[{"id":265,"uris":["http://zotero.org/users/13284053/items/GZDESI8Y"],"itemData":{"id":265,"type":"software","title":"Tidy Model Visualisation for Generalized Additive Models","author":[{"family":"Coretta","given":"S"},{"family":"Rij","given":"J","non-dropping-particle":"van"},{"family":"Wieling","given":"M"}]}}],"schema":"https://github.com/citation-style-language/schema/raw/master/csl-citation.json"} </w:instrText>
      </w:r>
      <w:r w:rsidR="008A0062">
        <w:rPr>
          <w:rFonts w:ascii="Arial" w:hAnsi="Arial" w:cs="Arial"/>
          <w:sz w:val="20"/>
          <w:szCs w:val="20"/>
        </w:rPr>
        <w:fldChar w:fldCharType="separate"/>
      </w:r>
      <w:r w:rsidR="008417AC" w:rsidRPr="008417AC">
        <w:rPr>
          <w:rFonts w:ascii="Arial" w:hAnsi="Arial" w:cs="Arial"/>
          <w:sz w:val="20"/>
          <w:szCs w:val="24"/>
          <w:vertAlign w:val="superscript"/>
        </w:rPr>
        <w:t>26</w:t>
      </w:r>
      <w:r w:rsidR="008A0062">
        <w:rPr>
          <w:rFonts w:ascii="Arial" w:hAnsi="Arial" w:cs="Arial"/>
          <w:sz w:val="20"/>
          <w:szCs w:val="20"/>
        </w:rPr>
        <w:fldChar w:fldCharType="end"/>
      </w:r>
      <w:r w:rsidR="005B4B30" w:rsidRPr="005B4B30">
        <w:rPr>
          <w:rFonts w:ascii="Arial" w:hAnsi="Arial" w:cs="Arial"/>
          <w:sz w:val="20"/>
          <w:szCs w:val="20"/>
        </w:rPr>
        <w:t>.</w:t>
      </w:r>
    </w:p>
    <w:p w14:paraId="0A081E7B" w14:textId="2BF2970D" w:rsidR="002015D8" w:rsidRDefault="002015D8">
      <w:pPr>
        <w:rPr>
          <w:rFonts w:ascii="Arial" w:hAnsi="Arial" w:cs="Arial"/>
          <w:sz w:val="20"/>
          <w:szCs w:val="20"/>
        </w:rPr>
      </w:pPr>
      <w:r>
        <w:rPr>
          <w:rFonts w:ascii="Arial" w:hAnsi="Arial" w:cs="Arial"/>
          <w:sz w:val="20"/>
          <w:szCs w:val="20"/>
        </w:rPr>
        <w:br w:type="page"/>
      </w:r>
    </w:p>
    <w:p w14:paraId="08EFB999" w14:textId="77777777" w:rsidR="0097422E" w:rsidRPr="0097422E" w:rsidRDefault="0097422E">
      <w:pPr>
        <w:rPr>
          <w:rFonts w:ascii="Arial" w:hAnsi="Arial" w:cs="Arial"/>
          <w:b/>
          <w:bCs/>
          <w:sz w:val="20"/>
          <w:szCs w:val="20"/>
        </w:rPr>
      </w:pPr>
      <w:r w:rsidRPr="0097422E">
        <w:rPr>
          <w:rFonts w:ascii="Arial" w:hAnsi="Arial" w:cs="Arial"/>
          <w:b/>
          <w:bCs/>
          <w:sz w:val="20"/>
          <w:szCs w:val="20"/>
        </w:rPr>
        <w:lastRenderedPageBreak/>
        <w:t>Extended Results &amp; Discussion</w:t>
      </w:r>
    </w:p>
    <w:p w14:paraId="45CE1BF9" w14:textId="2F9D6C18" w:rsidR="0097422E" w:rsidRDefault="00E97C90">
      <w:pPr>
        <w:rPr>
          <w:rFonts w:ascii="Arial" w:hAnsi="Arial" w:cs="Arial"/>
          <w:sz w:val="20"/>
          <w:szCs w:val="20"/>
        </w:rPr>
      </w:pPr>
      <w:r>
        <w:rPr>
          <w:rFonts w:ascii="Arial" w:hAnsi="Arial" w:cs="Arial"/>
          <w:sz w:val="20"/>
          <w:szCs w:val="20"/>
        </w:rPr>
        <w:t>Alpha diversity</w:t>
      </w:r>
    </w:p>
    <w:p w14:paraId="28F2BC86" w14:textId="3A7B35EE" w:rsidR="00E95B85" w:rsidRPr="00644C80" w:rsidRDefault="00644C80" w:rsidP="00644C80">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Mirroring the results from Faith’s phylogenetic diversity,</w:t>
      </w:r>
      <w:r w:rsidRPr="003B1684">
        <w:rPr>
          <w:rFonts w:ascii="Arial" w:hAnsi="Arial" w:cs="Arial"/>
          <w:color w:val="000000"/>
          <w:sz w:val="20"/>
          <w:szCs w:val="20"/>
        </w:rPr>
        <w:t xml:space="preserve"> infection status </w:t>
      </w:r>
      <w:r>
        <w:rPr>
          <w:rFonts w:ascii="Arial" w:hAnsi="Arial" w:cs="Arial"/>
          <w:color w:val="000000"/>
          <w:sz w:val="20"/>
          <w:szCs w:val="20"/>
        </w:rPr>
        <w:t>was</w:t>
      </w:r>
      <w:r w:rsidRPr="003B1684">
        <w:rPr>
          <w:rFonts w:ascii="Arial" w:hAnsi="Arial" w:cs="Arial"/>
          <w:color w:val="000000"/>
          <w:sz w:val="20"/>
          <w:szCs w:val="20"/>
        </w:rPr>
        <w:t xml:space="preserve"> as the single best explanatory variable </w:t>
      </w:r>
      <w:r>
        <w:rPr>
          <w:rFonts w:ascii="Arial" w:hAnsi="Arial" w:cs="Arial"/>
          <w:color w:val="000000"/>
          <w:sz w:val="20"/>
          <w:szCs w:val="20"/>
        </w:rPr>
        <w:t xml:space="preserve">for Chao1 and Observed ASVs </w:t>
      </w:r>
      <w:r w:rsidRPr="003B1684">
        <w:rPr>
          <w:rFonts w:ascii="Arial" w:hAnsi="Arial" w:cs="Arial"/>
          <w:color w:val="000000"/>
          <w:sz w:val="20"/>
          <w:szCs w:val="20"/>
        </w:rPr>
        <w:t xml:space="preserve">(Supplementary table 1). </w:t>
      </w:r>
      <w:r>
        <w:rPr>
          <w:rFonts w:ascii="Arial" w:hAnsi="Arial" w:cs="Arial"/>
          <w:color w:val="000000"/>
          <w:sz w:val="20"/>
          <w:szCs w:val="20"/>
        </w:rPr>
        <w:t>The p</w:t>
      </w:r>
      <w:r w:rsidRPr="003B1684">
        <w:rPr>
          <w:rFonts w:ascii="Arial" w:hAnsi="Arial" w:cs="Arial"/>
          <w:color w:val="000000"/>
          <w:sz w:val="20"/>
          <w:szCs w:val="20"/>
        </w:rPr>
        <w:t xml:space="preserve">ost-hoc test </w:t>
      </w:r>
      <w:r>
        <w:rPr>
          <w:rFonts w:ascii="Arial" w:hAnsi="Arial" w:cs="Arial"/>
          <w:color w:val="000000"/>
          <w:sz w:val="20"/>
          <w:szCs w:val="20"/>
        </w:rPr>
        <w:t>reiterated that only infections with the SARS-related CoV-2B lowered both Cha</w:t>
      </w:r>
      <w:r w:rsidR="008F458C">
        <w:rPr>
          <w:rFonts w:ascii="Arial" w:hAnsi="Arial" w:cs="Arial"/>
          <w:color w:val="000000"/>
          <w:sz w:val="20"/>
          <w:szCs w:val="20"/>
        </w:rPr>
        <w:t>o</w:t>
      </w:r>
      <w:r>
        <w:rPr>
          <w:rFonts w:ascii="Arial" w:hAnsi="Arial" w:cs="Arial"/>
          <w:color w:val="000000"/>
          <w:sz w:val="20"/>
          <w:szCs w:val="20"/>
        </w:rPr>
        <w:t xml:space="preserve">1 and Observed ASVs compared with the microbial diversity found in uninfected, </w:t>
      </w:r>
      <w:r w:rsidRPr="003B1684">
        <w:rPr>
          <w:rFonts w:ascii="Arial" w:hAnsi="Arial" w:cs="Arial"/>
          <w:color w:val="000000"/>
          <w:sz w:val="20"/>
          <w:szCs w:val="20"/>
        </w:rPr>
        <w:t>CoV-2Bbasal or CoV</w:t>
      </w:r>
      <w:r>
        <w:rPr>
          <w:rFonts w:ascii="Arial" w:hAnsi="Arial" w:cs="Arial"/>
          <w:color w:val="000000"/>
          <w:sz w:val="20"/>
          <w:szCs w:val="20"/>
        </w:rPr>
        <w:t>-</w:t>
      </w:r>
      <w:r w:rsidRPr="003B1684">
        <w:rPr>
          <w:rFonts w:ascii="Arial" w:hAnsi="Arial" w:cs="Arial"/>
          <w:color w:val="000000"/>
          <w:sz w:val="20"/>
          <w:szCs w:val="20"/>
        </w:rPr>
        <w:t>229E infected bats</w:t>
      </w:r>
      <w:r>
        <w:rPr>
          <w:rFonts w:ascii="Arial" w:hAnsi="Arial" w:cs="Arial"/>
          <w:color w:val="000000"/>
          <w:sz w:val="20"/>
          <w:szCs w:val="20"/>
        </w:rPr>
        <w:t xml:space="preserve"> (Supplementary Fig 3AB, Supplementary Table 1).</w:t>
      </w:r>
      <w:r w:rsidRPr="003B1684">
        <w:rPr>
          <w:rFonts w:ascii="Arial" w:hAnsi="Arial" w:cs="Arial"/>
          <w:color w:val="000000"/>
          <w:sz w:val="20"/>
          <w:szCs w:val="20"/>
        </w:rPr>
        <w:t xml:space="preserve"> </w:t>
      </w:r>
      <w:r w:rsidR="00210F87">
        <w:rPr>
          <w:rFonts w:ascii="Arial" w:hAnsi="Arial" w:cs="Arial"/>
          <w:color w:val="000000"/>
          <w:sz w:val="20"/>
          <w:szCs w:val="20"/>
        </w:rPr>
        <w:t>By comparison, i</w:t>
      </w:r>
      <w:r w:rsidR="0087481B">
        <w:rPr>
          <w:rFonts w:ascii="Arial" w:hAnsi="Arial" w:cs="Arial"/>
          <w:color w:val="000000"/>
          <w:sz w:val="20"/>
          <w:szCs w:val="20"/>
        </w:rPr>
        <w:t>n Jamaican fruit bats (</w:t>
      </w:r>
      <w:proofErr w:type="spellStart"/>
      <w:r w:rsidR="0087481B" w:rsidRPr="008815E6">
        <w:rPr>
          <w:rFonts w:ascii="Arial" w:hAnsi="Arial" w:cs="Arial"/>
          <w:i/>
          <w:color w:val="000000"/>
          <w:sz w:val="20"/>
          <w:szCs w:val="20"/>
        </w:rPr>
        <w:t>A</w:t>
      </w:r>
      <w:r w:rsidR="0087481B">
        <w:rPr>
          <w:rFonts w:ascii="Arial" w:hAnsi="Arial" w:cs="Arial"/>
          <w:i/>
          <w:color w:val="000000"/>
          <w:sz w:val="20"/>
          <w:szCs w:val="20"/>
        </w:rPr>
        <w:t>tribeus</w:t>
      </w:r>
      <w:proofErr w:type="spellEnd"/>
      <w:r w:rsidR="0087481B" w:rsidRPr="008815E6">
        <w:rPr>
          <w:rFonts w:ascii="Arial" w:hAnsi="Arial" w:cs="Arial"/>
          <w:i/>
          <w:color w:val="000000"/>
          <w:sz w:val="20"/>
          <w:szCs w:val="20"/>
        </w:rPr>
        <w:t xml:space="preserve"> </w:t>
      </w:r>
      <w:proofErr w:type="spellStart"/>
      <w:r w:rsidR="0087481B" w:rsidRPr="008815E6">
        <w:rPr>
          <w:rFonts w:ascii="Arial" w:hAnsi="Arial" w:cs="Arial"/>
          <w:i/>
          <w:color w:val="000000"/>
          <w:sz w:val="20"/>
          <w:szCs w:val="20"/>
        </w:rPr>
        <w:t>jamaicensis</w:t>
      </w:r>
      <w:proofErr w:type="spellEnd"/>
      <w:r w:rsidR="0087481B">
        <w:rPr>
          <w:rFonts w:ascii="Arial" w:hAnsi="Arial" w:cs="Arial"/>
          <w:iCs/>
          <w:color w:val="000000"/>
          <w:sz w:val="20"/>
          <w:szCs w:val="20"/>
        </w:rPr>
        <w:t>)</w:t>
      </w:r>
      <w:r>
        <w:rPr>
          <w:rFonts w:ascii="Arial" w:hAnsi="Arial" w:cs="Arial"/>
          <w:color w:val="000000"/>
          <w:sz w:val="20"/>
          <w:szCs w:val="20"/>
        </w:rPr>
        <w:t xml:space="preserve"> the </w:t>
      </w:r>
      <w:r w:rsidR="0087481B">
        <w:rPr>
          <w:rFonts w:ascii="Arial" w:hAnsi="Arial" w:cs="Arial"/>
          <w:color w:val="000000"/>
          <w:sz w:val="20"/>
          <w:szCs w:val="20"/>
        </w:rPr>
        <w:t>Observed ASVs and Chao1 was</w:t>
      </w:r>
      <w:r>
        <w:rPr>
          <w:rFonts w:ascii="Arial" w:hAnsi="Arial" w:cs="Arial"/>
          <w:color w:val="000000"/>
          <w:sz w:val="20"/>
          <w:szCs w:val="20"/>
        </w:rPr>
        <w:t xml:space="preserve"> higher in subadult</w:t>
      </w:r>
      <w:r w:rsidR="0087481B">
        <w:rPr>
          <w:rFonts w:ascii="Arial" w:hAnsi="Arial" w:cs="Arial"/>
          <w:color w:val="000000"/>
          <w:sz w:val="20"/>
          <w:szCs w:val="20"/>
        </w:rPr>
        <w:t>s</w:t>
      </w:r>
      <w:r>
        <w:rPr>
          <w:rFonts w:ascii="Arial" w:hAnsi="Arial" w:cs="Arial"/>
          <w:color w:val="000000"/>
          <w:sz w:val="20"/>
          <w:szCs w:val="20"/>
        </w:rPr>
        <w:t xml:space="preserve"> </w:t>
      </w:r>
      <w:r w:rsidR="0087481B">
        <w:rPr>
          <w:rFonts w:ascii="Arial" w:hAnsi="Arial" w:cs="Arial"/>
          <w:color w:val="000000"/>
          <w:sz w:val="20"/>
          <w:szCs w:val="20"/>
        </w:rPr>
        <w:t xml:space="preserve">infected with </w:t>
      </w:r>
      <w:r>
        <w:rPr>
          <w:rFonts w:ascii="Arial" w:hAnsi="Arial" w:cs="Arial"/>
          <w:color w:val="000000"/>
          <w:sz w:val="20"/>
          <w:szCs w:val="20"/>
        </w:rPr>
        <w:t>Astrovir</w:t>
      </w:r>
      <w:r w:rsidR="0087481B">
        <w:rPr>
          <w:rFonts w:ascii="Arial" w:hAnsi="Arial" w:cs="Arial"/>
          <w:color w:val="000000"/>
          <w:sz w:val="20"/>
          <w:szCs w:val="20"/>
        </w:rPr>
        <w:t>idae</w:t>
      </w:r>
      <w:del w:id="75" w:author="Domink_S" w:date="2024-04-22T07:01:00Z">
        <w:r w:rsidR="00210F87" w:rsidDel="00D12124">
          <w:rPr>
            <w:rFonts w:ascii="Arial" w:hAnsi="Arial" w:cs="Arial"/>
            <w:color w:val="000000"/>
            <w:sz w:val="20"/>
            <w:szCs w:val="20"/>
          </w:rPr>
          <w:delText xml:space="preserve"> </w:delText>
        </w:r>
      </w:del>
      <w:r w:rsidR="00210F87">
        <w:rPr>
          <w:rFonts w:ascii="Arial" w:hAnsi="Arial" w:cs="Arial"/>
          <w:color w:val="000000"/>
          <w:sz w:val="20"/>
          <w:szCs w:val="20"/>
        </w:rPr>
        <w:fldChar w:fldCharType="begin"/>
      </w:r>
      <w:r w:rsidR="008417AC">
        <w:rPr>
          <w:rFonts w:ascii="Arial" w:hAnsi="Arial" w:cs="Arial"/>
          <w:color w:val="000000"/>
          <w:sz w:val="20"/>
          <w:szCs w:val="20"/>
        </w:rPr>
        <w:instrText xml:space="preserve"> ADDIN ZOTERO_ITEM CSL_CITATION {"citationID":"oJDAag50","properties":{"formattedCitation":"\\super 27\\nosupersub{}","plainCitation":"27","noteIndex":0},"citationItems":[{"id":228,"uris":["http://zotero.org/users/13284053/items/3GVN2SB7"],"itemData":{"id":228,"type":"article-journal","abstract":"Astroviruses (AstV) are a major cause of diarrhoea in children. Interestingly, some wildlife species, including bats, remain phenotypically asymptomatic after infection. Disease symptoms, however, may only be less visible in bats and enteric viruses may indeed perturb their gut microbial communities. Gut microbiomes represent an important driver of immune defence mechanisms but potential effects of enteric virus-host microbiome interactions are largely unexplored. Using bats as a natural model system, we show that AstV-infections affect the gut microbiome, with the strength of the effect depending on host age. The gut microbial α- and β-diversity and the predicted microbial functional orthologs decreased in young bats but surprisingly increased in adult AstV + bats. The abundance of bacterial taxa characteristic for healthy microbiomes was strongly reduced in young AstV+ bats, possibly attributable to their immature immune system. Regardless of age, pathogencontaining genera exhibited negative interactions with several commensal taxa and increased after AstV-infection, leading to pathobiont-like shifts in the gut microbiome of all infected bats. Thus, in apparently healthy bats, AstV-infections disturb gut bacterial homeostasis, possibly increasing previously suppressed health risks by promoting co-infections. If similar processes are present in humans, the effects of enteric virus infections might have longer-term impacts extending beyond the directly observed symptoms.","container-title":"The ISME Journal","DOI":"10.1038/s41396-018-0239-1","ISSN":"1751-7362, 1751-7370","issue":"12","journalAbbreviation":"ISME J","language":"en","page":"2883-2893","source":"DOI.org (Crossref)","title":"Astrovirus infections induce age-dependent dysbiosis in gut microbiomes of bats","volume":"12","author":[{"literal":"Wasimuddin"},{"family":"Brändel","given":"Stefan Dominik"},{"family":"Tschapka","given":"Marco"},{"family":"Page","given":"Rachel"},{"family":"Rasche","given":"Andrea"},{"family":"Corman","given":"Victor M."},{"family":"Drosten","given":"Christian"},{"family":"Sommer","given":"Simone"}],"issued":{"date-parts":[["2018",12]]}}}],"schema":"https://github.com/citation-style-language/schema/raw/master/csl-citation.json"} </w:instrText>
      </w:r>
      <w:r w:rsidR="00210F87">
        <w:rPr>
          <w:rFonts w:ascii="Arial" w:hAnsi="Arial" w:cs="Arial"/>
          <w:color w:val="000000"/>
          <w:sz w:val="20"/>
          <w:szCs w:val="20"/>
        </w:rPr>
        <w:fldChar w:fldCharType="separate"/>
      </w:r>
      <w:r w:rsidR="008417AC" w:rsidRPr="008417AC">
        <w:rPr>
          <w:rFonts w:ascii="Arial" w:hAnsi="Arial" w:cs="Arial"/>
          <w:sz w:val="20"/>
          <w:szCs w:val="24"/>
          <w:vertAlign w:val="superscript"/>
        </w:rPr>
        <w:t>27</w:t>
      </w:r>
      <w:r w:rsidR="00210F87">
        <w:rPr>
          <w:rFonts w:ascii="Arial" w:hAnsi="Arial" w:cs="Arial"/>
          <w:color w:val="000000"/>
          <w:sz w:val="20"/>
          <w:szCs w:val="20"/>
        </w:rPr>
        <w:fldChar w:fldCharType="end"/>
      </w:r>
      <w:r>
        <w:rPr>
          <w:rFonts w:ascii="Arial" w:hAnsi="Arial" w:cs="Arial"/>
          <w:color w:val="000000"/>
          <w:sz w:val="20"/>
          <w:szCs w:val="20"/>
        </w:rPr>
        <w:t>.</w:t>
      </w:r>
      <w:r w:rsidR="00210F87">
        <w:rPr>
          <w:rFonts w:ascii="Arial" w:hAnsi="Arial" w:cs="Arial"/>
          <w:color w:val="000000"/>
          <w:sz w:val="20"/>
          <w:szCs w:val="20"/>
        </w:rPr>
        <w:t xml:space="preserve"> Although </w:t>
      </w:r>
      <w:r w:rsidR="00656977">
        <w:rPr>
          <w:rFonts w:ascii="Arial" w:hAnsi="Arial" w:cs="Arial"/>
          <w:color w:val="000000"/>
          <w:sz w:val="20"/>
          <w:szCs w:val="20"/>
        </w:rPr>
        <w:t>we are not aware of an</w:t>
      </w:r>
      <w:r w:rsidR="00210F87">
        <w:rPr>
          <w:rFonts w:ascii="Arial" w:hAnsi="Arial" w:cs="Arial"/>
          <w:color w:val="000000"/>
          <w:sz w:val="20"/>
          <w:szCs w:val="20"/>
        </w:rPr>
        <w:t>other comparison of the effect of a viral infection on the chiropteran gut microbiom</w:t>
      </w:r>
      <w:r w:rsidR="00656977">
        <w:rPr>
          <w:rFonts w:ascii="Arial" w:hAnsi="Arial" w:cs="Arial"/>
          <w:color w:val="000000"/>
          <w:sz w:val="20"/>
          <w:szCs w:val="20"/>
        </w:rPr>
        <w:t>e</w:t>
      </w:r>
      <w:r w:rsidR="00210F87">
        <w:rPr>
          <w:rFonts w:ascii="Arial" w:hAnsi="Arial" w:cs="Arial"/>
          <w:color w:val="000000"/>
          <w:sz w:val="20"/>
          <w:szCs w:val="20"/>
        </w:rPr>
        <w:t xml:space="preserve">, viral infection frequently alter gut microbial alpha-diversity in </w:t>
      </w:r>
      <w:ins w:id="76" w:author="Domink_S" w:date="2024-04-22T07:02:00Z">
        <w:r w:rsidR="00D12124">
          <w:rPr>
            <w:rFonts w:ascii="Arial" w:hAnsi="Arial" w:cs="Arial"/>
            <w:color w:val="000000"/>
            <w:sz w:val="20"/>
            <w:szCs w:val="20"/>
          </w:rPr>
          <w:t xml:space="preserve">other </w:t>
        </w:r>
      </w:ins>
      <w:r w:rsidR="00210F87">
        <w:rPr>
          <w:rFonts w:ascii="Arial" w:hAnsi="Arial" w:cs="Arial"/>
          <w:color w:val="000000"/>
          <w:sz w:val="20"/>
          <w:szCs w:val="20"/>
        </w:rPr>
        <w:t xml:space="preserve">host species (lower: </w:t>
      </w:r>
      <w:r w:rsidR="00656977">
        <w:rPr>
          <w:rFonts w:ascii="Arial" w:hAnsi="Arial" w:cs="Arial"/>
          <w:color w:val="000000"/>
          <w:sz w:val="20"/>
          <w:szCs w:val="20"/>
        </w:rPr>
        <w:t>influenza A virus infected mallards (</w:t>
      </w:r>
      <w:r w:rsidR="00656977" w:rsidRPr="00656977">
        <w:rPr>
          <w:rFonts w:ascii="Arial" w:hAnsi="Arial" w:cs="Arial"/>
          <w:i/>
          <w:iCs/>
          <w:color w:val="000000"/>
          <w:sz w:val="20"/>
          <w:szCs w:val="20"/>
        </w:rPr>
        <w:t xml:space="preserve">Anas </w:t>
      </w:r>
      <w:proofErr w:type="spellStart"/>
      <w:r w:rsidR="00656977" w:rsidRPr="00656977">
        <w:rPr>
          <w:rFonts w:ascii="Arial" w:hAnsi="Arial" w:cs="Arial"/>
          <w:i/>
          <w:iCs/>
          <w:color w:val="000000"/>
          <w:sz w:val="20"/>
          <w:szCs w:val="20"/>
        </w:rPr>
        <w:t>platyrhyncos</w:t>
      </w:r>
      <w:proofErr w:type="spellEnd"/>
      <w:del w:id="77" w:author="Domink_S" w:date="2024-04-22T07:00:00Z">
        <w:r w:rsidR="00656977" w:rsidDel="00D12124">
          <w:rPr>
            <w:rFonts w:ascii="Arial" w:hAnsi="Arial" w:cs="Arial"/>
            <w:color w:val="000000"/>
            <w:sz w:val="20"/>
            <w:szCs w:val="20"/>
          </w:rPr>
          <w:delText xml:space="preserve">, </w:delText>
        </w:r>
        <w:r w:rsidR="00656977" w:rsidDel="00D12124">
          <w:rPr>
            <w:rFonts w:ascii="Arial" w:hAnsi="Arial" w:cs="Arial"/>
            <w:color w:val="000000"/>
            <w:sz w:val="20"/>
            <w:szCs w:val="20"/>
          </w:rPr>
          <w:fldChar w:fldCharType="begin"/>
        </w:r>
        <w:r w:rsidR="008417AC" w:rsidDel="00D12124">
          <w:rPr>
            <w:rFonts w:ascii="Arial" w:hAnsi="Arial" w:cs="Arial"/>
            <w:color w:val="000000"/>
            <w:sz w:val="20"/>
            <w:szCs w:val="20"/>
          </w:rPr>
          <w:delInstrText xml:space="preserve"> ADDIN ZOTERO_ITEM CSL_CITATION {"citationID":"jf5tKK7q","properties":{"formattedCitation":"\\super 28\\nosupersub{}","plainCitation":"28","noteIndex":0},"citationItems":[{"id":565,"uris":["http://zotero.org/users/13284053/items/VJCWRAQQ"],"itemData":{"id":565,"type":"article-journal","abstract":"Waterfowl, especially ducks and geese, are primary reservoirs for influenza A viruses (IAVs) that evolve and emerge as important pathogens in domestic animals and humans. In contrast to humans, where IAVs infect the respiratory tract and cause significant morbidity and mortality, IAVs infect the gastrointestinal tract of waterfowl and cause little or no pathology and are spread by fecal-oral transmission. For this reason, we examined whether IAV infection is associated with differences in the cloacal microbiome of mallards (Anas platyrhyncos), an important host of IAVs in North America and Eurasia. We characterized bacterial community composition by sequencing the V4 region of 16S rRNA genes. IAV-positive mallards had lower species diversity, richness, and evenness than IAV-negative mallards. Operational taxonomic unit (OTU) cooccurrence patterns were also distinct depending on infection status. Network analysis showed that IAV-positive mallards had fewer significant cooccurring OTUs and exhibited fewer coassociation patterns among those OTUs than IAV-negative mallards. These results suggest that healthy mallards have a more robust and complex cloacal microbiome. By combining analytical approaches, we identified 41 bacterial OTUs, primarily representatives of Streptococcus spp., Veillonella dispar, and Rothia mucilaginosa, contributing to the observed differences. This study found that IAV-infected wild mallards exhibited strong differences in microbiome composition relative to noninfected mallards and identified a concise set of putative biomarker OTUs. Using Random Forest, a supervised machine learning method, we verified that these 41 bacterial OTUs are highly predictive of infection status.\nIMPORTANCE Seasonal influenza causes 3 to 5 million severe illnesses and 250,000 to 500,000 human deaths each year. While pandemic influenza viruses emerge only periodically, they can be devastating—for example, the 1918 H1N1 pandemic virus killed more than 20 million people. IAVs infect the respiratory tract and cause significant morbidity and mortality in humans. In contrast, IAVs infect the gastrointestinal tract of waterfowl, producing little pathology. Recent studies indicated that viruses can alter the microbiome at the respiratory and gastrointestinal mucosa, but there are no reports of how the microbiota of the natural host of influenza is affected by infection. Here we find that the mallard microbiome is altered during IAV infection. Our results suggest that detailed examination of humans and animals infected with IAVs may reveal individualized microbiome profiles that correspond to health and disease. Moreover, future studies should explore whether the altered microbiome facilitates maintenance and transmission of IAVs in waterfowl populations.","container-title":"mSystems","DOI":"10.1128/msystems.00188-16","issue":"1","note":"publisher: American Society for Microbiology","page":"10.1128/msystems.00188-16","source":"journals.asm.org (Atypon)","title":"Community-Level Differences in the Microbiome of Healthy Wild Mallards and Those Infected by Influenza A Viruses","volume":"2","author":[{"family":"Ganz","given":"Holly H."},{"family":"Doroud","given":"Ladan"},{"family":"Firl","given":"Alana J."},{"family":"Hird","given":"Sarah M."},{"family":"Eisen","given":"Jonathan A."},{"family":"Boyce","given":"Walter M."}],"issued":{"date-parts":[["2017",2,28]]}}}],"schema":"https://github.com/citation-style-language/schema/raw/master/csl-citation.json"} </w:delInstrText>
        </w:r>
        <w:r w:rsidR="00656977" w:rsidDel="00D12124">
          <w:rPr>
            <w:rFonts w:ascii="Arial" w:hAnsi="Arial" w:cs="Arial"/>
            <w:color w:val="000000"/>
            <w:sz w:val="20"/>
            <w:szCs w:val="20"/>
          </w:rPr>
          <w:fldChar w:fldCharType="separate"/>
        </w:r>
        <w:r w:rsidR="008417AC" w:rsidRPr="008417AC" w:rsidDel="00D12124">
          <w:rPr>
            <w:rFonts w:ascii="Arial" w:hAnsi="Arial" w:cs="Arial"/>
            <w:sz w:val="20"/>
            <w:szCs w:val="24"/>
            <w:vertAlign w:val="superscript"/>
          </w:rPr>
          <w:delText>28</w:delText>
        </w:r>
        <w:r w:rsidR="00656977" w:rsidDel="00D12124">
          <w:rPr>
            <w:rFonts w:ascii="Arial" w:hAnsi="Arial" w:cs="Arial"/>
            <w:color w:val="000000"/>
            <w:sz w:val="20"/>
            <w:szCs w:val="20"/>
          </w:rPr>
          <w:fldChar w:fldCharType="end"/>
        </w:r>
      </w:del>
      <w:r w:rsidR="00656977">
        <w:rPr>
          <w:rFonts w:ascii="Arial" w:hAnsi="Arial" w:cs="Arial"/>
          <w:color w:val="000000"/>
          <w:sz w:val="20"/>
          <w:szCs w:val="20"/>
        </w:rPr>
        <w:t>)</w:t>
      </w:r>
      <w:ins w:id="78" w:author="Domink_S" w:date="2024-04-22T07:00:00Z">
        <w:r w:rsidR="00D12124">
          <w:rPr>
            <w:rFonts w:ascii="Arial" w:hAnsi="Arial" w:cs="Arial"/>
            <w:color w:val="000000"/>
            <w:sz w:val="20"/>
            <w:szCs w:val="20"/>
          </w:rPr>
          <w:fldChar w:fldCharType="begin"/>
        </w:r>
        <w:r w:rsidR="00D12124">
          <w:rPr>
            <w:rFonts w:ascii="Arial" w:hAnsi="Arial" w:cs="Arial"/>
            <w:color w:val="000000"/>
            <w:sz w:val="20"/>
            <w:szCs w:val="20"/>
          </w:rPr>
          <w:instrText xml:space="preserve"> ADDIN ZOTERO_ITEM CSL_CITATION {"citationID":"jf5tKK7q","properties":{"formattedCitation":"\\super 28\\nosupersub{}","plainCitation":"28","noteIndex":0},"citationItems":[{"id":565,"uris":["http://zotero.org/users/13284053/items/VJCWRAQQ"],"itemData":{"id":565,"type":"article-journal","abstract":"Waterfowl, especially ducks and geese, are primary reservoirs for influenza A viruses (IAVs) that evolve and emerge as important pathogens in domestic animals and humans. In contrast to humans, where IAVs infect the respiratory tract and cause significant morbidity and mortality, IAVs infect the gastrointestinal tract of waterfowl and cause little or no pathology and are spread by fecal-oral transmission. For this reason, we examined whether IAV infection is associated with differences in the cloacal microbiome of mallards (Anas platyrhyncos), an important host of IAVs in North America and Eurasia. We characterized bacterial community composition by sequencing the V4 region of 16S rRNA genes. IAV-positive mallards had lower species diversity, richness, and evenness than IAV-negative mallards. Operational taxonomic unit (OTU) cooccurrence patterns were also distinct depending on infection status. Network analysis showed that IAV-positive mallards had fewer significant cooccurring OTUs and exhibited fewer coassociation patterns among those OTUs than IAV-negative mallards. These results suggest that healthy mallards have a more robust and complex cloacal microbiome. By combining analytical approaches, we identified 41 bacterial OTUs, primarily representatives of Streptococcus spp., Veillonella dispar, and Rothia mucilaginosa, contributing to the observed differences. This study found that IAV-infected wild mallards exhibited strong differences in microbiome composition relative to noninfected mallards and identified a concise set of putative biomarker OTUs. Using Random Forest, a supervised machine learning method, we verified that these 41 bacterial OTUs are highly predictive of infection status.\nIMPORTANCE Seasonal influenza causes 3 to 5 million severe illnesses and 250,000 to 500,000 human deaths each year. While pandemic influenza viruses emerge only periodically, they can be devastating—for example, the 1918 H1N1 pandemic virus killed more than 20 million people. IAVs infect the respiratory tract and cause significant morbidity and mortality in humans. In contrast, IAVs infect the gastrointestinal tract of waterfowl, producing little pathology. Recent studies indicated that viruses can alter the microbiome at the respiratory and gastrointestinal mucosa, but there are no reports of how the microbiota of the natural host of influenza is affected by infection. Here we find that the mallard microbiome is altered during IAV infection. Our results suggest that detailed examination of humans and animals infected with IAVs may reveal individualized microbiome profiles that correspond to health and disease. Moreover, future studies should explore whether the altered microbiome facilitates maintenance and transmission of IAVs in waterfowl populations.","container-title":"mSystems","DOI":"10.1128/msystems.00188-16","issue":"1","note":"publisher: American Society for Microbiology","page":"10.1128/msystems.00188-16","source":"journals.asm.org (Atypon)","title":"Community-Level Differences in the Microbiome of Healthy Wild Mallards and Those Infected by Influenza A Viruses","volume":"2","author":[{"family":"Ganz","given":"Holly H."},{"family":"Doroud","given":"Ladan"},{"family":"Firl","given":"Alana J."},{"family":"Hird","given":"Sarah M."},{"family":"Eisen","given":"Jonathan A."},{"family":"Boyce","given":"Walter M."}],"issued":{"date-parts":[["2017",2,28]]}}}],"schema":"https://github.com/citation-style-language/schema/raw/master/csl-citation.json"} </w:instrText>
        </w:r>
        <w:r w:rsidR="00D12124">
          <w:rPr>
            <w:rFonts w:ascii="Arial" w:hAnsi="Arial" w:cs="Arial"/>
            <w:color w:val="000000"/>
            <w:sz w:val="20"/>
            <w:szCs w:val="20"/>
          </w:rPr>
          <w:fldChar w:fldCharType="separate"/>
        </w:r>
        <w:r w:rsidR="00D12124" w:rsidRPr="008417AC">
          <w:rPr>
            <w:rFonts w:ascii="Arial" w:hAnsi="Arial" w:cs="Arial"/>
            <w:sz w:val="20"/>
            <w:szCs w:val="24"/>
            <w:vertAlign w:val="superscript"/>
          </w:rPr>
          <w:t>28</w:t>
        </w:r>
        <w:r w:rsidR="00D12124">
          <w:rPr>
            <w:rFonts w:ascii="Arial" w:hAnsi="Arial" w:cs="Arial"/>
            <w:color w:val="000000"/>
            <w:sz w:val="20"/>
            <w:szCs w:val="20"/>
          </w:rPr>
          <w:fldChar w:fldCharType="end"/>
        </w:r>
      </w:ins>
      <w:r w:rsidR="00210F87">
        <w:rPr>
          <w:rFonts w:ascii="Arial" w:hAnsi="Arial" w:cs="Arial"/>
          <w:color w:val="000000"/>
          <w:sz w:val="20"/>
          <w:szCs w:val="20"/>
        </w:rPr>
        <w:t xml:space="preserve">; higher: </w:t>
      </w:r>
      <w:r w:rsidR="00860F05">
        <w:rPr>
          <w:rFonts w:ascii="Arial" w:hAnsi="Arial" w:cs="Arial"/>
          <w:color w:val="000000"/>
          <w:sz w:val="20"/>
          <w:szCs w:val="20"/>
        </w:rPr>
        <w:t xml:space="preserve">e.g., </w:t>
      </w:r>
      <w:proofErr w:type="spellStart"/>
      <w:r w:rsidR="00860F05" w:rsidRPr="00860F05">
        <w:rPr>
          <w:rFonts w:ascii="Arial" w:hAnsi="Arial" w:cs="Arial"/>
          <w:i/>
          <w:iCs/>
          <w:color w:val="000000"/>
          <w:sz w:val="20"/>
          <w:szCs w:val="20"/>
        </w:rPr>
        <w:t>Puumala</w:t>
      </w:r>
      <w:proofErr w:type="spellEnd"/>
      <w:r w:rsidR="00860F05" w:rsidRPr="00860F05">
        <w:rPr>
          <w:rFonts w:ascii="Arial" w:hAnsi="Arial" w:cs="Arial"/>
          <w:i/>
          <w:iCs/>
          <w:color w:val="000000"/>
          <w:sz w:val="20"/>
          <w:szCs w:val="20"/>
        </w:rPr>
        <w:t xml:space="preserve"> </w:t>
      </w:r>
      <w:proofErr w:type="spellStart"/>
      <w:r w:rsidR="00860F05" w:rsidRPr="00860F05">
        <w:rPr>
          <w:rFonts w:ascii="Arial" w:hAnsi="Arial" w:cs="Arial"/>
          <w:i/>
          <w:iCs/>
          <w:color w:val="000000"/>
          <w:sz w:val="20"/>
          <w:szCs w:val="20"/>
        </w:rPr>
        <w:t>orthohantavirus</w:t>
      </w:r>
      <w:proofErr w:type="spellEnd"/>
      <w:r w:rsidR="00860F05">
        <w:rPr>
          <w:rFonts w:ascii="Arial" w:hAnsi="Arial" w:cs="Arial"/>
          <w:color w:val="000000"/>
          <w:sz w:val="20"/>
          <w:szCs w:val="20"/>
        </w:rPr>
        <w:t xml:space="preserve"> in bank voles (</w:t>
      </w:r>
      <w:proofErr w:type="spellStart"/>
      <w:r w:rsidR="00860F05" w:rsidRPr="00860F05">
        <w:rPr>
          <w:rFonts w:ascii="Arial" w:hAnsi="Arial" w:cs="Arial"/>
          <w:i/>
          <w:iCs/>
          <w:color w:val="000000"/>
          <w:sz w:val="20"/>
          <w:szCs w:val="20"/>
        </w:rPr>
        <w:t>Myodes</w:t>
      </w:r>
      <w:proofErr w:type="spellEnd"/>
      <w:r w:rsidR="00860F05" w:rsidRPr="00860F05">
        <w:rPr>
          <w:rFonts w:ascii="Arial" w:hAnsi="Arial" w:cs="Arial"/>
          <w:i/>
          <w:iCs/>
          <w:color w:val="000000"/>
          <w:sz w:val="20"/>
          <w:szCs w:val="20"/>
        </w:rPr>
        <w:t xml:space="preserve"> </w:t>
      </w:r>
      <w:proofErr w:type="spellStart"/>
      <w:r w:rsidR="00860F05" w:rsidRPr="00860F05">
        <w:rPr>
          <w:rFonts w:ascii="Arial" w:hAnsi="Arial" w:cs="Arial"/>
          <w:i/>
          <w:iCs/>
          <w:color w:val="000000"/>
          <w:sz w:val="20"/>
          <w:szCs w:val="20"/>
        </w:rPr>
        <w:t>glareolus</w:t>
      </w:r>
      <w:proofErr w:type="spellEnd"/>
      <w:del w:id="79" w:author="Domink_S" w:date="2024-04-22T07:01:00Z">
        <w:r w:rsidR="00860F05" w:rsidDel="00D12124">
          <w:rPr>
            <w:rFonts w:ascii="Arial" w:hAnsi="Arial" w:cs="Arial"/>
            <w:color w:val="000000"/>
            <w:sz w:val="20"/>
            <w:szCs w:val="20"/>
          </w:rPr>
          <w:delText xml:space="preserve">, </w:delText>
        </w:r>
        <w:r w:rsidR="00860F05" w:rsidDel="00D12124">
          <w:rPr>
            <w:rFonts w:ascii="Arial" w:hAnsi="Arial" w:cs="Arial"/>
            <w:color w:val="000000"/>
            <w:sz w:val="20"/>
            <w:szCs w:val="20"/>
          </w:rPr>
          <w:fldChar w:fldCharType="begin"/>
        </w:r>
        <w:r w:rsidR="008417AC" w:rsidDel="00D12124">
          <w:rPr>
            <w:rFonts w:ascii="Arial" w:hAnsi="Arial" w:cs="Arial"/>
            <w:color w:val="000000"/>
            <w:sz w:val="20"/>
            <w:szCs w:val="20"/>
          </w:rPr>
          <w:delInstrText xml:space="preserve"> ADDIN ZOTERO_ITEM CSL_CITATION {"citationID":"hLU1H2Se","properties":{"formattedCitation":"\\super 29\\nosupersub{}","plainCitation":"29","noteIndex":0},"citationItems":[{"id":567,"uris":["http://zotero.org/users/13284053/items/WDBHACVU"],"itemData":{"id":567,"type":"article-journal","abstract":"The effects of systemic pathogens on gut microbiota of wild animals are poorly understood. Furthermore, coinfections are the norm in nature, yet most studies of pathogen–microbiota interactions focus on effects of single pathogen infections on gut microbiota. We examined the effects of four systemic pathogens (bacteria Anaplasma phagocytophilum and Borrelia burgdorferi sensu lato, apicomplexan protozoa Babesia microti and Puumala orthohantavirus) and coinfections among them on the (bacterial) gut microbiota of wild bank voles Myodes glareolus. We hypothesized that: (1) the effects of coinfection on gut microbiota generally differ from those of a single pathogen infection, (2) systemic pathogens have individual (i.e. distinct) associations with gut microbiota, which are modified by coinfection and (3) the effects of coinfection (compared with those of single infection) are idiosyncratic (i.e. pathogen-specific). The gut microbiota of coinfected bank voles differed from that of single pathogen infected individuals, although, as predicted, the effects of coinfections were unique for each pathogen. After accounting for coinfections, only Puumala orthohantavirus was associated with higher α-diversity; however, all pathogens affected gut microbiota ß-diversity in a pathogen-specific way, affecting both rare and abundant gut bacteria. Our results showed that the effects of systemic pathogens on host's gut microbiota vary depending on the pathogen species, resulting in idiosyncratic signatures of coinfection. Furthermore, our results emphasize that neglecting the impact of coinfections can mask patterns of pathogen–microbiota associations.","container-title":"Journal of Animal Ecology","DOI":"10.1111/1365-2656.13869","ISSN":"1365-2656","issue":"4","language":"en","license":"© 2022 The Authors. Journal of Animal Ecology © 2022 British Ecological Society.","note":"_eprint: https://onlinelibrary.wiley.com/doi/pdf/10.1111/1365-2656.13869","page":"826-837","source":"Wiley Online Library","title":"Idiosyncratic effects of coinfection on the association between systemic pathogens and the gut microbiota of a wild rodent, the bank vole Myodes glareolus","volume":"92","author":[{"family":"Brila","given":"Ilze"},{"family":"Lavrinienko","given":"Anton"},{"family":"Tukalenko","given":"Eugene"},{"family":"Kallio","given":"Eva R."},{"family":"Mappes","given":"Tapio"},{"family":"Watts","given":"Phillip C."}],"issued":{"date-parts":[["2023"]]}}}],"schema":"https://github.com/citation-style-language/schema/raw/master/csl-citation.json"} </w:delInstrText>
        </w:r>
        <w:r w:rsidR="00860F05" w:rsidDel="00D12124">
          <w:rPr>
            <w:rFonts w:ascii="Arial" w:hAnsi="Arial" w:cs="Arial"/>
            <w:color w:val="000000"/>
            <w:sz w:val="20"/>
            <w:szCs w:val="20"/>
          </w:rPr>
          <w:fldChar w:fldCharType="separate"/>
        </w:r>
        <w:r w:rsidR="008417AC" w:rsidRPr="008417AC" w:rsidDel="00D12124">
          <w:rPr>
            <w:rFonts w:ascii="Arial" w:hAnsi="Arial" w:cs="Arial"/>
            <w:sz w:val="20"/>
            <w:szCs w:val="24"/>
            <w:vertAlign w:val="superscript"/>
          </w:rPr>
          <w:delText>29</w:delText>
        </w:r>
        <w:r w:rsidR="00860F05" w:rsidDel="00D12124">
          <w:rPr>
            <w:rFonts w:ascii="Arial" w:hAnsi="Arial" w:cs="Arial"/>
            <w:color w:val="000000"/>
            <w:sz w:val="20"/>
            <w:szCs w:val="20"/>
          </w:rPr>
          <w:fldChar w:fldCharType="end"/>
        </w:r>
      </w:del>
      <w:r w:rsidR="00210F87">
        <w:rPr>
          <w:rFonts w:ascii="Arial" w:hAnsi="Arial" w:cs="Arial"/>
          <w:color w:val="000000"/>
          <w:sz w:val="20"/>
          <w:szCs w:val="20"/>
        </w:rPr>
        <w:t>)</w:t>
      </w:r>
      <w:ins w:id="80" w:author="Domink_S" w:date="2024-04-22T07:01:00Z">
        <w:r w:rsidR="00D12124">
          <w:rPr>
            <w:rFonts w:ascii="Arial" w:hAnsi="Arial" w:cs="Arial"/>
            <w:color w:val="000000"/>
            <w:sz w:val="20"/>
            <w:szCs w:val="20"/>
          </w:rPr>
          <w:fldChar w:fldCharType="begin"/>
        </w:r>
        <w:r w:rsidR="00D12124">
          <w:rPr>
            <w:rFonts w:ascii="Arial" w:hAnsi="Arial" w:cs="Arial"/>
            <w:color w:val="000000"/>
            <w:sz w:val="20"/>
            <w:szCs w:val="20"/>
          </w:rPr>
          <w:instrText xml:space="preserve"> ADDIN ZOTERO_ITEM CSL_CITATION {"citationID":"hLU1H2Se","properties":{"formattedCitation":"\\super 29\\nosupersub{}","plainCitation":"29","noteIndex":0},"citationItems":[{"id":567,"uris":["http://zotero.org/users/13284053/items/WDBHACVU"],"itemData":{"id":567,"type":"article-journal","abstract":"The effects of systemic pathogens on gut microbiota of wild animals are poorly understood. Furthermore, coinfections are the norm in nature, yet most studies of pathogen–microbiota interactions focus on effects of single pathogen infections on gut microbiota. We examined the effects of four systemic pathogens (bacteria Anaplasma phagocytophilum and Borrelia burgdorferi sensu lato, apicomplexan protozoa Babesia microti and Puumala orthohantavirus) and coinfections among them on the (bacterial) gut microbiota of wild bank voles Myodes glareolus. We hypothesized that: (1) the effects of coinfection on gut microbiota generally differ from those of a single pathogen infection, (2) systemic pathogens have individual (i.e. distinct) associations with gut microbiota, which are modified by coinfection and (3) the effects of coinfection (compared with those of single infection) are idiosyncratic (i.e. pathogen-specific). The gut microbiota of coinfected bank voles differed from that of single pathogen infected individuals, although, as predicted, the effects of coinfections were unique for each pathogen. After accounting for coinfections, only Puumala orthohantavirus was associated with higher α-diversity; however, all pathogens affected gut microbiota ß-diversity in a pathogen-specific way, affecting both rare and abundant gut bacteria. Our results showed that the effects of systemic pathogens on host's gut microbiota vary depending on the pathogen species, resulting in idiosyncratic signatures of coinfection. Furthermore, our results emphasize that neglecting the impact of coinfections can mask patterns of pathogen–microbiota associations.","container-title":"Journal of Animal Ecology","DOI":"10.1111/1365-2656.13869","ISSN":"1365-2656","issue":"4","language":"en","license":"© 2022 The Authors. Journal of Animal Ecology © 2022 British Ecological Society.","note":"_eprint: https://onlinelibrary.wiley.com/doi/pdf/10.1111/1365-2656.13869","page":"826-837","source":"Wiley Online Library","title":"Idiosyncratic effects of coinfection on the association between systemic pathogens and the gut microbiota of a wild rodent, the bank vole Myodes glareolus","volume":"92","author":[{"family":"Brila","given":"Ilze"},{"family":"Lavrinienko","given":"Anton"},{"family":"Tukalenko","given":"Eugene"},{"family":"Kallio","given":"Eva R."},{"family":"Mappes","given":"Tapio"},{"family":"Watts","given":"Phillip C."}],"issued":{"date-parts":[["2023"]]}}}],"schema":"https://github.com/citation-style-language/schema/raw/master/csl-citation.json"} </w:instrText>
        </w:r>
        <w:r w:rsidR="00D12124">
          <w:rPr>
            <w:rFonts w:ascii="Arial" w:hAnsi="Arial" w:cs="Arial"/>
            <w:color w:val="000000"/>
            <w:sz w:val="20"/>
            <w:szCs w:val="20"/>
          </w:rPr>
          <w:fldChar w:fldCharType="separate"/>
        </w:r>
        <w:r w:rsidR="00D12124" w:rsidRPr="008417AC">
          <w:rPr>
            <w:rFonts w:ascii="Arial" w:hAnsi="Arial" w:cs="Arial"/>
            <w:sz w:val="20"/>
            <w:szCs w:val="24"/>
            <w:vertAlign w:val="superscript"/>
          </w:rPr>
          <w:t>29</w:t>
        </w:r>
        <w:r w:rsidR="00D12124">
          <w:rPr>
            <w:rFonts w:ascii="Arial" w:hAnsi="Arial" w:cs="Arial"/>
            <w:color w:val="000000"/>
            <w:sz w:val="20"/>
            <w:szCs w:val="20"/>
          </w:rPr>
          <w:fldChar w:fldCharType="end"/>
        </w:r>
      </w:ins>
      <w:r w:rsidR="00860F05">
        <w:rPr>
          <w:rFonts w:ascii="Arial" w:hAnsi="Arial" w:cs="Arial"/>
          <w:color w:val="000000"/>
          <w:sz w:val="20"/>
          <w:szCs w:val="20"/>
        </w:rPr>
        <w:t>)</w:t>
      </w:r>
      <w:r w:rsidR="00210F87">
        <w:rPr>
          <w:rFonts w:ascii="Arial" w:hAnsi="Arial" w:cs="Arial"/>
          <w:color w:val="000000"/>
          <w:sz w:val="20"/>
          <w:szCs w:val="20"/>
        </w:rPr>
        <w:t xml:space="preserve">, </w:t>
      </w:r>
      <w:r w:rsidR="002B34B3">
        <w:rPr>
          <w:rFonts w:ascii="Arial" w:hAnsi="Arial" w:cs="Arial"/>
          <w:color w:val="000000"/>
          <w:sz w:val="20"/>
          <w:szCs w:val="20"/>
        </w:rPr>
        <w:t>but</w:t>
      </w:r>
      <w:r w:rsidR="00210F87">
        <w:rPr>
          <w:rFonts w:ascii="Arial" w:hAnsi="Arial" w:cs="Arial"/>
          <w:color w:val="000000"/>
          <w:sz w:val="20"/>
          <w:szCs w:val="20"/>
        </w:rPr>
        <w:t>, in some cases, viral infection had no effect (</w:t>
      </w:r>
      <w:r w:rsidR="00656977">
        <w:rPr>
          <w:rFonts w:ascii="Arial" w:hAnsi="Arial" w:cs="Arial"/>
          <w:color w:val="000000"/>
          <w:sz w:val="20"/>
          <w:szCs w:val="20"/>
        </w:rPr>
        <w:t>e.g., Adenovirus infection in mouse lemurs (</w:t>
      </w:r>
      <w:r w:rsidR="00656977" w:rsidRPr="00656977">
        <w:rPr>
          <w:rFonts w:ascii="Arial" w:hAnsi="Arial" w:cs="Arial"/>
          <w:i/>
          <w:iCs/>
          <w:color w:val="000000"/>
          <w:sz w:val="20"/>
          <w:szCs w:val="20"/>
        </w:rPr>
        <w:t xml:space="preserve">Microcebus </w:t>
      </w:r>
      <w:proofErr w:type="spellStart"/>
      <w:r w:rsidR="00656977" w:rsidRPr="00656977">
        <w:rPr>
          <w:rFonts w:ascii="Arial" w:hAnsi="Arial" w:cs="Arial"/>
          <w:i/>
          <w:iCs/>
          <w:color w:val="000000"/>
          <w:sz w:val="20"/>
          <w:szCs w:val="20"/>
        </w:rPr>
        <w:t>griseorufus</w:t>
      </w:r>
      <w:proofErr w:type="spellEnd"/>
      <w:del w:id="81" w:author="Domink_S" w:date="2024-04-22T07:02:00Z">
        <w:r w:rsidR="00656977" w:rsidDel="00D12124">
          <w:rPr>
            <w:rFonts w:ascii="Arial" w:hAnsi="Arial" w:cs="Arial"/>
            <w:color w:val="000000"/>
            <w:sz w:val="20"/>
            <w:szCs w:val="20"/>
          </w:rPr>
          <w:delText xml:space="preserve">, </w:delText>
        </w:r>
        <w:r w:rsidR="00656977" w:rsidDel="00D12124">
          <w:rPr>
            <w:rFonts w:ascii="Arial" w:hAnsi="Arial" w:cs="Arial"/>
            <w:color w:val="000000"/>
            <w:sz w:val="20"/>
            <w:szCs w:val="20"/>
          </w:rPr>
          <w:fldChar w:fldCharType="begin"/>
        </w:r>
        <w:r w:rsidR="008417AC" w:rsidDel="00D12124">
          <w:rPr>
            <w:rFonts w:ascii="Arial" w:hAnsi="Arial" w:cs="Arial"/>
            <w:color w:val="000000"/>
            <w:sz w:val="20"/>
            <w:szCs w:val="20"/>
          </w:rPr>
          <w:delInstrText xml:space="preserve"> ADDIN ZOTERO_ITEM CSL_CITATION {"citationID":"i52yKURn","properties":{"formattedCitation":"\\super 30\\nosupersub{}","plainCitation":"30","noteIndex":0},"citationItems":[{"id":566,"uris":["http://zotero.org/users/13284053/items/2ZKFUHAB"],"itemData":{"id":566,"type":"article-journal","abstract":"Adenovirus (AdV) infections are one of the main causes of diarrhea in young children. Enteric AdVs probably disrupt gut microbial defences, which can result in diarrhea. To understand the role of the gut microbiome in AdV-induced pathologies, we investigated the gut microbiome of a naturally AdV-infected non-human primate species, the Malagasy mouse lemur (Microcebus griseorufus), which represents an important model in understanding the evolution of diseases. We observed that AdV infection is associated with disruption of the gut microbial community composition. In AdV+ lemurs, several commensal taxa essential for a healthy gut microbiome decreased, whereas genera containing potential pathogens, such as Neisseria, increased in abundance. Microbial co-occurrence networks revealed a loss of important microbial community interactions in AdV+ lemurs and an overrepresentation of Prevotellaceae. The observation of enteric virus-associated loss of commensal bacteria and associated shifts towards pathobionts may represent the missing link for a better understanding of AdV-induced effects in humans, and also for their potential as drivers of co-infections, an area of research that has been largely neglected so far.","container-title":"Scientific Reports","DOI":"10.1038/s41598-019-49829-z","ISSN":"2045-2322","issue":"1","journalAbbreviation":"Sci Rep","language":"en","license":"2019 The Author(s)","note":"number: 1\npublisher: Nature Publishing Group","page":"13410","source":"www.nature.com","title":"Adenovirus infection is associated with altered gut microbial communities in a non-human primate","volume":"9","author":[{"family":"Wasimuddin","given":""},{"family":"Corman","given":"Victor M."},{"family":"Ganzhorn","given":"Jörg U."},{"family":"Rakotondranary","given":"Jacques"},{"family":"Ratovonamana","given":"Yedidya R."},{"family":"Drosten","given":"Christian"},{"family":"Sommer","given":"Simone"}],"issued":{"date-parts":[["2019",9,16]]}}}],"schema":"https://github.com/citation-style-language/schema/raw/master/csl-citation.json"} </w:delInstrText>
        </w:r>
        <w:r w:rsidR="00656977" w:rsidDel="00D12124">
          <w:rPr>
            <w:rFonts w:ascii="Arial" w:hAnsi="Arial" w:cs="Arial"/>
            <w:color w:val="000000"/>
            <w:sz w:val="20"/>
            <w:szCs w:val="20"/>
          </w:rPr>
          <w:fldChar w:fldCharType="separate"/>
        </w:r>
        <w:r w:rsidR="008417AC" w:rsidRPr="008417AC" w:rsidDel="00D12124">
          <w:rPr>
            <w:rFonts w:ascii="Arial" w:hAnsi="Arial" w:cs="Arial"/>
            <w:sz w:val="20"/>
            <w:szCs w:val="24"/>
            <w:vertAlign w:val="superscript"/>
          </w:rPr>
          <w:delText>30</w:delText>
        </w:r>
        <w:r w:rsidR="00656977" w:rsidDel="00D12124">
          <w:rPr>
            <w:rFonts w:ascii="Arial" w:hAnsi="Arial" w:cs="Arial"/>
            <w:color w:val="000000"/>
            <w:sz w:val="20"/>
            <w:szCs w:val="20"/>
          </w:rPr>
          <w:fldChar w:fldCharType="end"/>
        </w:r>
      </w:del>
      <w:r w:rsidR="00210F87">
        <w:rPr>
          <w:rFonts w:ascii="Arial" w:hAnsi="Arial" w:cs="Arial"/>
          <w:color w:val="000000"/>
          <w:sz w:val="20"/>
          <w:szCs w:val="20"/>
        </w:rPr>
        <w:t>)</w:t>
      </w:r>
      <w:ins w:id="82" w:author="Domink_S" w:date="2024-04-22T07:02:00Z">
        <w:r w:rsidR="00D12124">
          <w:rPr>
            <w:rFonts w:ascii="Arial" w:hAnsi="Arial" w:cs="Arial"/>
            <w:color w:val="000000"/>
            <w:sz w:val="20"/>
            <w:szCs w:val="20"/>
          </w:rPr>
          <w:fldChar w:fldCharType="begin"/>
        </w:r>
        <w:r w:rsidR="00D12124">
          <w:rPr>
            <w:rFonts w:ascii="Arial" w:hAnsi="Arial" w:cs="Arial"/>
            <w:color w:val="000000"/>
            <w:sz w:val="20"/>
            <w:szCs w:val="20"/>
          </w:rPr>
          <w:instrText xml:space="preserve"> ADDIN ZOTERO_ITEM CSL_CITATION {"citationID":"i52yKURn","properties":{"formattedCitation":"\\super 30\\nosupersub{}","plainCitation":"30","noteIndex":0},"citationItems":[{"id":566,"uris":["http://zotero.org/users/13284053/items/2ZKFUHAB"],"itemData":{"id":566,"type":"article-journal","abstract":"Adenovirus (AdV) infections are one of the main causes of diarrhea in young children. Enteric AdVs probably disrupt gut microbial defences, which can result in diarrhea. To understand the role of the gut microbiome in AdV-induced pathologies, we investigated the gut microbiome of a naturally AdV-infected non-human primate species, the Malagasy mouse lemur (Microcebus griseorufus), which represents an important model in understanding the evolution of diseases. We observed that AdV infection is associated with disruption of the gut microbial community composition. In AdV+ lemurs, several commensal taxa essential for a healthy gut microbiome decreased, whereas genera containing potential pathogens, such as Neisseria, increased in abundance. Microbial co-occurrence networks revealed a loss of important microbial community interactions in AdV+ lemurs and an overrepresentation of Prevotellaceae. The observation of enteric virus-associated loss of commensal bacteria and associated shifts towards pathobionts may represent the missing link for a better understanding of AdV-induced effects in humans, and also for their potential as drivers of co-infections, an area of research that has been largely neglected so far.","container-title":"Scientific Reports","DOI":"10.1038/s41598-019-49829-z","ISSN":"2045-2322","issue":"1","journalAbbreviation":"Sci Rep","language":"en","license":"2019 The Author(s)","note":"number: 1\npublisher: Nature Publishing Group","page":"13410","source":"www.nature.com","title":"Adenovirus infection is associated with altered gut microbial communities in a non-human primate","volume":"9","author":[{"family":"Wasimuddin","given":""},{"family":"Corman","given":"Victor M."},{"family":"Ganzhorn","given":"Jörg U."},{"family":"Rakotondranary","given":"Jacques"},{"family":"Ratovonamana","given":"Yedidya R."},{"family":"Drosten","given":"Christian"},{"family":"Sommer","given":"Simone"}],"issued":{"date-parts":[["2019",9,16]]}}}],"schema":"https://github.com/citation-style-language/schema/raw/master/csl-citation.json"} </w:instrText>
        </w:r>
        <w:r w:rsidR="00D12124">
          <w:rPr>
            <w:rFonts w:ascii="Arial" w:hAnsi="Arial" w:cs="Arial"/>
            <w:color w:val="000000"/>
            <w:sz w:val="20"/>
            <w:szCs w:val="20"/>
          </w:rPr>
          <w:fldChar w:fldCharType="separate"/>
        </w:r>
        <w:r w:rsidR="00D12124" w:rsidRPr="008417AC">
          <w:rPr>
            <w:rFonts w:ascii="Arial" w:hAnsi="Arial" w:cs="Arial"/>
            <w:sz w:val="20"/>
            <w:szCs w:val="24"/>
            <w:vertAlign w:val="superscript"/>
          </w:rPr>
          <w:t>30</w:t>
        </w:r>
        <w:r w:rsidR="00D12124">
          <w:rPr>
            <w:rFonts w:ascii="Arial" w:hAnsi="Arial" w:cs="Arial"/>
            <w:color w:val="000000"/>
            <w:sz w:val="20"/>
            <w:szCs w:val="20"/>
          </w:rPr>
          <w:fldChar w:fldCharType="end"/>
        </w:r>
      </w:ins>
      <w:r w:rsidR="00656977">
        <w:rPr>
          <w:rFonts w:ascii="Arial" w:hAnsi="Arial" w:cs="Arial"/>
          <w:color w:val="000000"/>
          <w:sz w:val="20"/>
          <w:szCs w:val="20"/>
        </w:rPr>
        <w:t>)</w:t>
      </w:r>
      <w:r w:rsidR="00210F87">
        <w:rPr>
          <w:rFonts w:ascii="Arial" w:hAnsi="Arial" w:cs="Arial"/>
          <w:color w:val="000000"/>
          <w:sz w:val="20"/>
          <w:szCs w:val="20"/>
        </w:rPr>
        <w:t>. Importantly, the gut microbial response to infections is not unilateral</w:t>
      </w:r>
      <w:r w:rsidR="00877701">
        <w:rPr>
          <w:rFonts w:ascii="Arial" w:hAnsi="Arial" w:cs="Arial"/>
          <w:color w:val="000000"/>
          <w:sz w:val="20"/>
          <w:szCs w:val="20"/>
        </w:rPr>
        <w:t xml:space="preserve"> and might depend on host genetics. A follow-up study on the Astrovirus-infected Jamaican fruit bats discovered that alpha-diversity in uninfected and infected bats was shaped by the identity and diversity of alleles from the major histocompatibility complex class II DRB region</w:t>
      </w:r>
      <w:del w:id="83" w:author="Domink_S" w:date="2024-04-22T07:02:00Z">
        <w:r w:rsidR="00877701" w:rsidDel="00D12124">
          <w:rPr>
            <w:rFonts w:ascii="Arial" w:hAnsi="Arial" w:cs="Arial"/>
            <w:color w:val="000000"/>
            <w:sz w:val="20"/>
            <w:szCs w:val="20"/>
          </w:rPr>
          <w:delText xml:space="preserve"> </w:delText>
        </w:r>
      </w:del>
      <w:r w:rsidR="00877701">
        <w:rPr>
          <w:rFonts w:ascii="Arial" w:hAnsi="Arial" w:cs="Arial"/>
          <w:color w:val="000000"/>
          <w:sz w:val="20"/>
          <w:szCs w:val="20"/>
        </w:rPr>
        <w:fldChar w:fldCharType="begin"/>
      </w:r>
      <w:r w:rsidR="008417AC">
        <w:rPr>
          <w:rFonts w:ascii="Arial" w:hAnsi="Arial" w:cs="Arial"/>
          <w:color w:val="000000"/>
          <w:sz w:val="20"/>
          <w:szCs w:val="20"/>
        </w:rPr>
        <w:instrText xml:space="preserve"> ADDIN ZOTERO_ITEM CSL_CITATION {"citationID":"KA91AnWY","properties":{"formattedCitation":"\\super 31\\nosupersub{}","plainCitation":"31","noteIndex":0},"citationItems":[{"id":226,"uris":["http://zotero.org/users/13284053/items/DGHLNX76"],"itemData":{"id":226,"type":"article-journal","abstract":"Astroviruses (AstVs) infect numerous mammalian species including reservoirs such as bats. Peptides encoded by the genes of the highly polymorphic Major Histocompatibility Complex (MHC) form the first line of host defence against pathogens. Aside from direct involvement in mounting adaptive immune responses, MHC class II genes are hypothesized to regulate gut commensal diversity and shape the production of immune-­modulatory substances by microbes, indirectly affecting host susceptibility. Despite initial empirical evidence for the link between host MHC and the microbiota, associations among these factors remain largely unknown. To fill this gap, we examined MHC allelic diversity and constitution, the gut bacterial community and abundance pattern of a wild population of a neotropical bat (Artibeus jamaicensis) challenged by AstV infections. First, we show an age-­dependent relationship between the host MHC class II diversity and constitution and the gut microbiota in AstV-­uninfected bats. Crucially, these associations changed in AstV-­infected bats. Additionally, we identify changes in the abundance of specific bacterial taxa linked to the presence of certain MHC supertypes and AstV infection. We suggest changes in the microbiota to be either a result of AstV infection or the MHC-­mediated modulation of microbial communities. The latter could subsequently affect microbe-­ mediated immunity and resistance against AstV infection. Our results emphasize that the reciprocal nature of host immune genetics, gut microbial diversity and pathogen infection require attention, which are particularly important given their repercussions for disease susceptibility and severity in wild animal populations with a history of zoonotic spillover and frequent human contact.","container-title":"Molecular Ecology","DOI":"10.1111/mec.16491","ISSN":"0962-1083, 1365-294X","issue":"12","journalAbbreviation":"Molecular Ecology","language":"en","license":"All rights reserved","page":"3342-3359","source":"DOI.org (Crossref)","title":"Interaction between MHC diversity and constitution, gut microbiota and Astrovirus infections in a neotropical bat","volume":"31","author":[{"family":"Fleischer","given":"Ramona"},{"family":"Schmid","given":"Dominik W."},{"literal":"Wasimuddin"},{"family":"Brändel","given":"Stefan D."},{"family":"Rasche","given":"Andrea"},{"family":"Corman","given":"Victor M."},{"family":"Drosten","given":"Christian"},{"family":"Tschapka","given":"Marco"},{"family":"Sommer","given":"Simone"}],"issued":{"date-parts":[["2022",6]]}}}],"schema":"https://github.com/citation-style-language/schema/raw/master/csl-citation.json"} </w:instrText>
      </w:r>
      <w:r w:rsidR="00877701">
        <w:rPr>
          <w:rFonts w:ascii="Arial" w:hAnsi="Arial" w:cs="Arial"/>
          <w:color w:val="000000"/>
          <w:sz w:val="20"/>
          <w:szCs w:val="20"/>
        </w:rPr>
        <w:fldChar w:fldCharType="separate"/>
      </w:r>
      <w:r w:rsidR="008417AC" w:rsidRPr="008417AC">
        <w:rPr>
          <w:rFonts w:ascii="Arial" w:hAnsi="Arial" w:cs="Arial"/>
          <w:sz w:val="20"/>
          <w:szCs w:val="24"/>
          <w:vertAlign w:val="superscript"/>
        </w:rPr>
        <w:t>31</w:t>
      </w:r>
      <w:r w:rsidR="00877701">
        <w:rPr>
          <w:rFonts w:ascii="Arial" w:hAnsi="Arial" w:cs="Arial"/>
          <w:color w:val="000000"/>
          <w:sz w:val="20"/>
          <w:szCs w:val="20"/>
        </w:rPr>
        <w:fldChar w:fldCharType="end"/>
      </w:r>
      <w:r w:rsidR="00877701">
        <w:rPr>
          <w:rFonts w:ascii="Arial" w:hAnsi="Arial" w:cs="Arial"/>
          <w:color w:val="000000"/>
          <w:sz w:val="20"/>
          <w:szCs w:val="20"/>
        </w:rPr>
        <w:t>. Collectively, these findings suggest that a three-way interaction between host, pathogen and microbiota determines disease outcomes</w:t>
      </w:r>
      <w:r w:rsidR="00860F05">
        <w:rPr>
          <w:rFonts w:ascii="Arial" w:hAnsi="Arial" w:cs="Arial"/>
          <w:color w:val="000000"/>
          <w:sz w:val="20"/>
          <w:szCs w:val="20"/>
        </w:rPr>
        <w:t>.</w:t>
      </w:r>
    </w:p>
    <w:p w14:paraId="35EE168A" w14:textId="2DB70B67" w:rsidR="00407BA1" w:rsidRDefault="004C7CC8">
      <w:pPr>
        <w:rPr>
          <w:rFonts w:ascii="Arial" w:hAnsi="Arial" w:cs="Arial"/>
          <w:sz w:val="20"/>
          <w:szCs w:val="20"/>
        </w:rPr>
      </w:pPr>
      <w:r>
        <w:rPr>
          <w:rFonts w:ascii="Arial" w:hAnsi="Arial" w:cs="Arial"/>
          <w:noProof/>
          <w:sz w:val="20"/>
          <w:szCs w:val="20"/>
        </w:rPr>
        <w:drawing>
          <wp:inline distT="0" distB="0" distL="0" distR="0" wp14:anchorId="06518CE8" wp14:editId="4F409F0E">
            <wp:extent cx="5684520" cy="268709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4567" cy="2701293"/>
                    </a:xfrm>
                    <a:prstGeom prst="rect">
                      <a:avLst/>
                    </a:prstGeom>
                    <a:noFill/>
                    <a:ln>
                      <a:noFill/>
                    </a:ln>
                  </pic:spPr>
                </pic:pic>
              </a:graphicData>
            </a:graphic>
          </wp:inline>
        </w:drawing>
      </w:r>
    </w:p>
    <w:p w14:paraId="5DCDAACF" w14:textId="65F6CE05" w:rsidR="00644C80" w:rsidDel="00081169" w:rsidRDefault="00644C80">
      <w:pPr>
        <w:rPr>
          <w:del w:id="84" w:author="Domink_S" w:date="2024-04-12T09:13:00Z"/>
          <w:rFonts w:ascii="Arial" w:hAnsi="Arial" w:cs="Arial"/>
          <w:b/>
          <w:bCs/>
          <w:color w:val="000000"/>
          <w:sz w:val="20"/>
          <w:szCs w:val="20"/>
        </w:rPr>
      </w:pPr>
      <w:r w:rsidRPr="00644C80">
        <w:rPr>
          <w:rFonts w:ascii="Arial" w:hAnsi="Arial" w:cs="Arial"/>
          <w:b/>
          <w:bCs/>
          <w:sz w:val="20"/>
          <w:szCs w:val="20"/>
        </w:rPr>
        <w:t xml:space="preserve">Supplementary Figure 3. </w:t>
      </w:r>
      <w:r w:rsidRPr="00644C80">
        <w:rPr>
          <w:rFonts w:ascii="Arial" w:hAnsi="Arial" w:cs="Arial"/>
          <w:b/>
          <w:bCs/>
          <w:color w:val="000000"/>
          <w:sz w:val="20"/>
          <w:szCs w:val="20"/>
        </w:rPr>
        <w:t>Differences in gut microbial alpha-diversity measured as A) Observed ASVs and B) Chao1 between infection status.</w:t>
      </w:r>
      <w:r w:rsidR="00E95B85">
        <w:rPr>
          <w:rFonts w:ascii="Arial" w:hAnsi="Arial" w:cs="Arial"/>
          <w:b/>
          <w:bCs/>
          <w:color w:val="000000"/>
          <w:sz w:val="20"/>
          <w:szCs w:val="20"/>
        </w:rPr>
        <w:t xml:space="preserve"> </w:t>
      </w:r>
      <w:r w:rsidR="00E95B85">
        <w:rPr>
          <w:rFonts w:ascii="Arial" w:hAnsi="Arial" w:cs="Arial"/>
          <w:color w:val="000000"/>
          <w:sz w:val="20"/>
          <w:szCs w:val="20"/>
        </w:rPr>
        <w:t>Asterix indicate level of significance: * &lt; 0.05, ** &lt; 0.01, *** &lt;0.001</w:t>
      </w:r>
      <w:r w:rsidR="00004421">
        <w:rPr>
          <w:rFonts w:ascii="Arial" w:hAnsi="Arial" w:cs="Arial"/>
          <w:color w:val="000000"/>
          <w:sz w:val="20"/>
          <w:szCs w:val="20"/>
        </w:rPr>
        <w:t>.</w:t>
      </w:r>
    </w:p>
    <w:p w14:paraId="1C202933" w14:textId="77777777" w:rsidR="00644C80" w:rsidRPr="00644C80" w:rsidRDefault="00644C80">
      <w:pPr>
        <w:rPr>
          <w:rFonts w:ascii="Arial" w:hAnsi="Arial" w:cs="Arial"/>
          <w:b/>
          <w:bCs/>
          <w:sz w:val="20"/>
          <w:szCs w:val="20"/>
        </w:rPr>
      </w:pPr>
    </w:p>
    <w:p w14:paraId="652637A8" w14:textId="77777777" w:rsidR="002C605A" w:rsidRDefault="00E97C90">
      <w:pPr>
        <w:rPr>
          <w:rFonts w:ascii="Arial" w:hAnsi="Arial" w:cs="Arial"/>
          <w:sz w:val="20"/>
          <w:szCs w:val="20"/>
        </w:rPr>
      </w:pPr>
      <w:r>
        <w:rPr>
          <w:rFonts w:ascii="Arial" w:hAnsi="Arial" w:cs="Arial"/>
          <w:sz w:val="20"/>
          <w:szCs w:val="20"/>
        </w:rPr>
        <w:t>Beta diversity</w:t>
      </w:r>
    </w:p>
    <w:p w14:paraId="05DAE597" w14:textId="0AE493D7" w:rsidR="002B34B3" w:rsidRDefault="002B34B3">
      <w:pPr>
        <w:rPr>
          <w:rFonts w:ascii="Arial" w:hAnsi="Arial" w:cs="Arial"/>
          <w:sz w:val="20"/>
          <w:szCs w:val="20"/>
        </w:rPr>
      </w:pPr>
      <w:r>
        <w:rPr>
          <w:rFonts w:ascii="Arial" w:hAnsi="Arial" w:cs="Arial"/>
          <w:sz w:val="20"/>
          <w:szCs w:val="20"/>
        </w:rPr>
        <w:t xml:space="preserve">Inter-sample dissimilarity measured as unweighted </w:t>
      </w:r>
      <w:r w:rsidR="00CC436A">
        <w:rPr>
          <w:rFonts w:ascii="Arial" w:hAnsi="Arial" w:cs="Arial"/>
          <w:sz w:val="20"/>
          <w:szCs w:val="20"/>
        </w:rPr>
        <w:t xml:space="preserve">(i.e., microbial composition) </w:t>
      </w:r>
      <w:r>
        <w:rPr>
          <w:rFonts w:ascii="Arial" w:hAnsi="Arial" w:cs="Arial"/>
          <w:sz w:val="20"/>
          <w:szCs w:val="20"/>
        </w:rPr>
        <w:t xml:space="preserve">and weighted </w:t>
      </w:r>
      <w:r w:rsidR="00CC436A">
        <w:rPr>
          <w:rFonts w:ascii="Arial" w:hAnsi="Arial" w:cs="Arial"/>
          <w:sz w:val="20"/>
          <w:szCs w:val="20"/>
        </w:rPr>
        <w:t xml:space="preserve">(i.e., microbial structure) </w:t>
      </w:r>
      <w:proofErr w:type="spellStart"/>
      <w:r>
        <w:rPr>
          <w:rFonts w:ascii="Arial" w:hAnsi="Arial" w:cs="Arial"/>
          <w:sz w:val="20"/>
          <w:szCs w:val="20"/>
        </w:rPr>
        <w:t>Unifrac</w:t>
      </w:r>
      <w:proofErr w:type="spellEnd"/>
      <w:r>
        <w:rPr>
          <w:rFonts w:ascii="Arial" w:hAnsi="Arial" w:cs="Arial"/>
          <w:sz w:val="20"/>
          <w:szCs w:val="20"/>
        </w:rPr>
        <w:t xml:space="preserve"> distances was also chiefly affected by infection status (Supplementary Fig</w:t>
      </w:r>
      <w:r w:rsidR="00DB2A23">
        <w:rPr>
          <w:rFonts w:ascii="Arial" w:hAnsi="Arial" w:cs="Arial"/>
          <w:sz w:val="20"/>
          <w:szCs w:val="20"/>
        </w:rPr>
        <w:t xml:space="preserve"> </w:t>
      </w:r>
      <w:r>
        <w:rPr>
          <w:rFonts w:ascii="Arial" w:hAnsi="Arial" w:cs="Arial"/>
          <w:sz w:val="20"/>
          <w:szCs w:val="20"/>
        </w:rPr>
        <w:t>4A</w:t>
      </w:r>
      <w:r w:rsidR="00E95B85">
        <w:rPr>
          <w:rFonts w:ascii="Arial" w:hAnsi="Arial" w:cs="Arial"/>
          <w:sz w:val="20"/>
          <w:szCs w:val="20"/>
        </w:rPr>
        <w:t>C</w:t>
      </w:r>
      <w:r>
        <w:rPr>
          <w:rFonts w:ascii="Arial" w:hAnsi="Arial" w:cs="Arial"/>
          <w:sz w:val="20"/>
          <w:szCs w:val="20"/>
        </w:rPr>
        <w:t xml:space="preserve">; Supplementary Table 2). </w:t>
      </w:r>
      <w:r w:rsidR="00840536">
        <w:rPr>
          <w:rFonts w:ascii="Arial" w:hAnsi="Arial" w:cs="Arial"/>
          <w:sz w:val="20"/>
          <w:szCs w:val="20"/>
        </w:rPr>
        <w:t>In Jamaican fruit bats, only the gut microbial structure in bats with Astrovirus infections was shifted</w:t>
      </w:r>
      <w:del w:id="85" w:author="Domink_S" w:date="2024-04-22T07:03:00Z">
        <w:r w:rsidR="00840536" w:rsidDel="00D12124">
          <w:rPr>
            <w:rFonts w:ascii="Arial" w:hAnsi="Arial" w:cs="Arial"/>
            <w:sz w:val="20"/>
            <w:szCs w:val="20"/>
          </w:rPr>
          <w:delText xml:space="preserve"> </w:delText>
        </w:r>
      </w:del>
      <w:r w:rsidR="00840536">
        <w:rPr>
          <w:rFonts w:ascii="Arial" w:hAnsi="Arial" w:cs="Arial"/>
          <w:sz w:val="20"/>
          <w:szCs w:val="20"/>
        </w:rPr>
        <w:fldChar w:fldCharType="begin"/>
      </w:r>
      <w:r w:rsidR="008417AC">
        <w:rPr>
          <w:rFonts w:ascii="Arial" w:hAnsi="Arial" w:cs="Arial"/>
          <w:sz w:val="20"/>
          <w:szCs w:val="20"/>
        </w:rPr>
        <w:instrText xml:space="preserve"> ADDIN ZOTERO_ITEM CSL_CITATION {"citationID":"qQDh2FCs","properties":{"formattedCitation":"\\super 27\\nosupersub{}","plainCitation":"27","noteIndex":0},"citationItems":[{"id":228,"uris":["http://zotero.org/users/13284053/items/3GVN2SB7"],"itemData":{"id":228,"type":"article-journal","abstract":"Astroviruses (AstV) are a major cause of diarrhoea in children. Interestingly, some wildlife species, including bats, remain phenotypically asymptomatic after infection. Disease symptoms, however, may only be less visible in bats and enteric viruses may indeed perturb their gut microbial communities. Gut microbiomes represent an important driver of immune defence mechanisms but potential effects of enteric virus-host microbiome interactions are largely unexplored. Using bats as a natural model system, we show that AstV-infections affect the gut microbiome, with the strength of the effect depending on host age. The gut microbial α- and β-diversity and the predicted microbial functional orthologs decreased in young bats but surprisingly increased in adult AstV + bats. The abundance of bacterial taxa characteristic for healthy microbiomes was strongly reduced in young AstV+ bats, possibly attributable to their immature immune system. Regardless of age, pathogencontaining genera exhibited negative interactions with several commensal taxa and increased after AstV-infection, leading to pathobiont-like shifts in the gut microbiome of all infected bats. Thus, in apparently healthy bats, AstV-infections disturb gut bacterial homeostasis, possibly increasing previously suppressed health risks by promoting co-infections. If similar processes are present in humans, the effects of enteric virus infections might have longer-term impacts extending beyond the directly observed symptoms.","container-title":"The ISME Journal","DOI":"10.1038/s41396-018-0239-1","ISSN":"1751-7362, 1751-7370","issue":"12","journalAbbreviation":"ISME J","language":"en","page":"2883-2893","source":"DOI.org (Crossref)","title":"Astrovirus infections induce age-dependent dysbiosis in gut microbiomes of bats","volume":"12","author":[{"literal":"Wasimuddin"},{"family":"Brändel","given":"Stefan Dominik"},{"family":"Tschapka","given":"Marco"},{"family":"Page","given":"Rachel"},{"family":"Rasche","given":"Andrea"},{"family":"Corman","given":"Victor M."},{"family":"Drosten","given":"Christian"},{"family":"Sommer","given":"Simone"}],"issued":{"date-parts":[["2018",12]]}}}],"schema":"https://github.com/citation-style-language/schema/raw/master/csl-citation.json"} </w:instrText>
      </w:r>
      <w:r w:rsidR="00840536">
        <w:rPr>
          <w:rFonts w:ascii="Arial" w:hAnsi="Arial" w:cs="Arial"/>
          <w:sz w:val="20"/>
          <w:szCs w:val="20"/>
        </w:rPr>
        <w:fldChar w:fldCharType="separate"/>
      </w:r>
      <w:r w:rsidR="008417AC" w:rsidRPr="008417AC">
        <w:rPr>
          <w:rFonts w:ascii="Arial" w:hAnsi="Arial" w:cs="Arial"/>
          <w:sz w:val="20"/>
          <w:szCs w:val="24"/>
          <w:vertAlign w:val="superscript"/>
        </w:rPr>
        <w:t>27</w:t>
      </w:r>
      <w:r w:rsidR="00840536">
        <w:rPr>
          <w:rFonts w:ascii="Arial" w:hAnsi="Arial" w:cs="Arial"/>
          <w:sz w:val="20"/>
          <w:szCs w:val="20"/>
        </w:rPr>
        <w:fldChar w:fldCharType="end"/>
      </w:r>
      <w:r w:rsidR="00840536">
        <w:rPr>
          <w:rFonts w:ascii="Arial" w:hAnsi="Arial" w:cs="Arial"/>
          <w:sz w:val="20"/>
          <w:szCs w:val="20"/>
        </w:rPr>
        <w:t xml:space="preserve">. </w:t>
      </w:r>
      <w:r w:rsidR="00E95B85">
        <w:rPr>
          <w:rFonts w:ascii="Arial" w:hAnsi="Arial" w:cs="Arial"/>
          <w:sz w:val="20"/>
          <w:szCs w:val="20"/>
        </w:rPr>
        <w:t xml:space="preserve">When comparing unweighted </w:t>
      </w:r>
      <w:proofErr w:type="spellStart"/>
      <w:r w:rsidR="00E95B85">
        <w:rPr>
          <w:rFonts w:ascii="Arial" w:hAnsi="Arial" w:cs="Arial"/>
          <w:sz w:val="20"/>
          <w:szCs w:val="20"/>
        </w:rPr>
        <w:t>Un</w:t>
      </w:r>
      <w:r w:rsidR="00EA5F86">
        <w:rPr>
          <w:rFonts w:ascii="Arial" w:hAnsi="Arial" w:cs="Arial"/>
          <w:sz w:val="20"/>
          <w:szCs w:val="20"/>
        </w:rPr>
        <w:t>i</w:t>
      </w:r>
      <w:r w:rsidR="00E95B85">
        <w:rPr>
          <w:rFonts w:ascii="Arial" w:hAnsi="Arial" w:cs="Arial"/>
          <w:sz w:val="20"/>
          <w:szCs w:val="20"/>
        </w:rPr>
        <w:t>frac</w:t>
      </w:r>
      <w:proofErr w:type="spellEnd"/>
      <w:r w:rsidR="00E95B85">
        <w:rPr>
          <w:rFonts w:ascii="Arial" w:hAnsi="Arial" w:cs="Arial"/>
          <w:sz w:val="20"/>
          <w:szCs w:val="20"/>
        </w:rPr>
        <w:t xml:space="preserve"> distances</w:t>
      </w:r>
      <w:r w:rsidR="00840536">
        <w:rPr>
          <w:rFonts w:ascii="Arial" w:hAnsi="Arial" w:cs="Arial"/>
          <w:sz w:val="20"/>
          <w:szCs w:val="20"/>
        </w:rPr>
        <w:t xml:space="preserve"> it was also noted that </w:t>
      </w:r>
      <w:r w:rsidR="001B5EEB">
        <w:rPr>
          <w:rFonts w:ascii="Arial" w:hAnsi="Arial" w:cs="Arial"/>
          <w:sz w:val="20"/>
          <w:szCs w:val="20"/>
        </w:rPr>
        <w:t xml:space="preserve">samples from bats infected with CoV-229E were </w:t>
      </w:r>
      <w:r w:rsidR="00D20EEE">
        <w:rPr>
          <w:rFonts w:ascii="Arial" w:hAnsi="Arial" w:cs="Arial"/>
          <w:sz w:val="20"/>
          <w:szCs w:val="20"/>
        </w:rPr>
        <w:t>on average less dispersed than uninfected and CoV-2B infected bats, and CoV-2Bbasal infected bats were also less dispersed than uninfected bats (Supplementary Fi</w:t>
      </w:r>
      <w:r w:rsidR="00DB2A23">
        <w:rPr>
          <w:rFonts w:ascii="Arial" w:hAnsi="Arial" w:cs="Arial"/>
          <w:sz w:val="20"/>
          <w:szCs w:val="20"/>
        </w:rPr>
        <w:t>g</w:t>
      </w:r>
      <w:r w:rsidR="00D20EEE">
        <w:rPr>
          <w:rFonts w:ascii="Arial" w:hAnsi="Arial" w:cs="Arial"/>
          <w:sz w:val="20"/>
          <w:szCs w:val="20"/>
        </w:rPr>
        <w:t xml:space="preserve"> 4B).</w:t>
      </w:r>
      <w:r w:rsidR="001B5EEB">
        <w:rPr>
          <w:rFonts w:ascii="Arial" w:hAnsi="Arial" w:cs="Arial"/>
          <w:sz w:val="20"/>
          <w:szCs w:val="20"/>
        </w:rPr>
        <w:t xml:space="preserve"> </w:t>
      </w:r>
      <w:r w:rsidR="00E95B85">
        <w:rPr>
          <w:rFonts w:ascii="Arial" w:hAnsi="Arial" w:cs="Arial"/>
          <w:sz w:val="20"/>
          <w:szCs w:val="20"/>
        </w:rPr>
        <w:t xml:space="preserve">Dissimilarity measured as weighted </w:t>
      </w:r>
      <w:proofErr w:type="spellStart"/>
      <w:r w:rsidR="00E95B85">
        <w:rPr>
          <w:rFonts w:ascii="Arial" w:hAnsi="Arial" w:cs="Arial"/>
          <w:sz w:val="20"/>
          <w:szCs w:val="20"/>
        </w:rPr>
        <w:t>Unifrac</w:t>
      </w:r>
      <w:proofErr w:type="spellEnd"/>
      <w:r w:rsidR="00E95B85">
        <w:rPr>
          <w:rFonts w:ascii="Arial" w:hAnsi="Arial" w:cs="Arial"/>
          <w:sz w:val="20"/>
          <w:szCs w:val="20"/>
        </w:rPr>
        <w:t xml:space="preserve"> distances did not differ in dispersion (Supplementary Fig 4D). </w:t>
      </w:r>
      <w:r w:rsidR="00840536">
        <w:rPr>
          <w:rFonts w:ascii="Arial" w:hAnsi="Arial" w:cs="Arial"/>
          <w:sz w:val="20"/>
          <w:szCs w:val="20"/>
        </w:rPr>
        <w:t>C</w:t>
      </w:r>
      <w:r w:rsidR="009728D2">
        <w:rPr>
          <w:rFonts w:ascii="Arial" w:hAnsi="Arial" w:cs="Arial"/>
          <w:sz w:val="20"/>
          <w:szCs w:val="20"/>
        </w:rPr>
        <w:t xml:space="preserve">hanges in </w:t>
      </w:r>
      <w:r w:rsidR="00840536">
        <w:rPr>
          <w:rFonts w:ascii="Arial" w:hAnsi="Arial" w:cs="Arial"/>
          <w:sz w:val="20"/>
          <w:szCs w:val="20"/>
        </w:rPr>
        <w:t xml:space="preserve">centroids and </w:t>
      </w:r>
      <w:r w:rsidR="009728D2">
        <w:rPr>
          <w:rFonts w:ascii="Arial" w:hAnsi="Arial" w:cs="Arial"/>
          <w:sz w:val="20"/>
          <w:szCs w:val="20"/>
        </w:rPr>
        <w:t>dispersion of the gut microbial community is not an uncommon observation in studies investigating the impact of infections in wildlife more generally. For example, Adenovirus-infected mouse lemurs</w:t>
      </w:r>
      <w:r w:rsidR="00EA5F86">
        <w:rPr>
          <w:rFonts w:ascii="Arial" w:hAnsi="Arial" w:cs="Arial"/>
          <w:sz w:val="20"/>
          <w:szCs w:val="20"/>
        </w:rPr>
        <w:t xml:space="preserve"> (</w:t>
      </w:r>
      <w:r w:rsidR="00EA5F86" w:rsidRPr="00656977">
        <w:rPr>
          <w:rFonts w:ascii="Arial" w:hAnsi="Arial" w:cs="Arial"/>
          <w:i/>
          <w:iCs/>
          <w:color w:val="000000"/>
          <w:sz w:val="20"/>
          <w:szCs w:val="20"/>
        </w:rPr>
        <w:t>M</w:t>
      </w:r>
      <w:r w:rsidR="00EA5F86">
        <w:rPr>
          <w:rFonts w:ascii="Arial" w:hAnsi="Arial" w:cs="Arial"/>
          <w:i/>
          <w:iCs/>
          <w:color w:val="000000"/>
          <w:sz w:val="20"/>
          <w:szCs w:val="20"/>
        </w:rPr>
        <w:t>.</w:t>
      </w:r>
      <w:r w:rsidR="00EA5F86" w:rsidRPr="00656977">
        <w:rPr>
          <w:rFonts w:ascii="Arial" w:hAnsi="Arial" w:cs="Arial"/>
          <w:i/>
          <w:iCs/>
          <w:color w:val="000000"/>
          <w:sz w:val="20"/>
          <w:szCs w:val="20"/>
        </w:rPr>
        <w:t xml:space="preserve"> </w:t>
      </w:r>
      <w:proofErr w:type="spellStart"/>
      <w:r w:rsidR="00EA5F86" w:rsidRPr="00656977">
        <w:rPr>
          <w:rFonts w:ascii="Arial" w:hAnsi="Arial" w:cs="Arial"/>
          <w:i/>
          <w:iCs/>
          <w:color w:val="000000"/>
          <w:sz w:val="20"/>
          <w:szCs w:val="20"/>
        </w:rPr>
        <w:t>griseorufus</w:t>
      </w:r>
      <w:proofErr w:type="spellEnd"/>
      <w:r w:rsidR="00EA5F86">
        <w:rPr>
          <w:rFonts w:ascii="Arial" w:hAnsi="Arial" w:cs="Arial"/>
          <w:iCs/>
          <w:color w:val="000000"/>
          <w:sz w:val="20"/>
          <w:szCs w:val="20"/>
        </w:rPr>
        <w:t>)</w:t>
      </w:r>
      <w:r w:rsidR="009728D2">
        <w:rPr>
          <w:rFonts w:ascii="Arial" w:hAnsi="Arial" w:cs="Arial"/>
          <w:sz w:val="20"/>
          <w:szCs w:val="20"/>
        </w:rPr>
        <w:t xml:space="preserve"> </w:t>
      </w:r>
      <w:r w:rsidR="002B4B60">
        <w:rPr>
          <w:rFonts w:ascii="Arial" w:hAnsi="Arial" w:cs="Arial"/>
          <w:sz w:val="20"/>
          <w:szCs w:val="20"/>
        </w:rPr>
        <w:t>had</w:t>
      </w:r>
      <w:r w:rsidR="009728D2">
        <w:rPr>
          <w:rFonts w:ascii="Arial" w:hAnsi="Arial" w:cs="Arial"/>
          <w:sz w:val="20"/>
          <w:szCs w:val="20"/>
        </w:rPr>
        <w:t xml:space="preserve"> a less dispersed (i.e., more similar) gut microbial composition</w:t>
      </w:r>
      <w:del w:id="86" w:author="Domink_S" w:date="2024-04-22T07:04:00Z">
        <w:r w:rsidR="009728D2" w:rsidDel="00D12124">
          <w:rPr>
            <w:rFonts w:ascii="Arial" w:hAnsi="Arial" w:cs="Arial"/>
            <w:sz w:val="20"/>
            <w:szCs w:val="20"/>
          </w:rPr>
          <w:delText xml:space="preserve"> </w:delText>
        </w:r>
      </w:del>
      <w:r w:rsidR="009728D2">
        <w:rPr>
          <w:rFonts w:ascii="Arial" w:hAnsi="Arial" w:cs="Arial"/>
          <w:sz w:val="20"/>
          <w:szCs w:val="20"/>
        </w:rPr>
        <w:fldChar w:fldCharType="begin"/>
      </w:r>
      <w:r w:rsidR="008417AC">
        <w:rPr>
          <w:rFonts w:ascii="Arial" w:hAnsi="Arial" w:cs="Arial"/>
          <w:sz w:val="20"/>
          <w:szCs w:val="20"/>
        </w:rPr>
        <w:instrText xml:space="preserve"> ADDIN ZOTERO_ITEM CSL_CITATION {"citationID":"g64qfXNJ","properties":{"formattedCitation":"\\super 32\\nosupersub{}","plainCitation":"32","noteIndex":0},"citationItems":[{"id":515,"uris":["http://zotero.org/users/13284053/items/LPT3M6C7"],"itemData":{"id":515,"type":"article-journal","abstract":"Parasitic infections disturb gut microbial communities beyond their natural range of variation, possibly leading to dysbiosis. Yet it remains underappreciated that most infections are accompanied by one or more co-infections and their collective impact is largely unexplored. Here we developed a framework illustrating changes to the host gut microbiome following single infections, and build on it by describing the neutral, synergistic or antagonistic impacts on microbial α- and ß-diversity expected from co-infections. We tested the framework on microbiome data from a non-human primate population co-infected with helminths and Adenovirus, and matched patterns reported in published studies to the introduced framework. In this case study, α-diversity of co-infected Malagasy mouse lemurs (Microcebus griseorufus) did not differ in comparison with that of singly infected or uninfected individuals, even though community composition captured with ß-diversity metrices changed significantly. Explicitly, we record stochastic changes in dispersion, a sign of dysbiosis, following the Anna-Karenina principle rather than deterministic shifts in the microbial gut community. From the literature review and our case study, neutral and synergistic impacts emerged as common outcomes from co-infections, wherein both shifts and dispersion of microbial communities following co-infections were often more severe than after a single infection alone, but microbial α-diversity was not universally altered. Important functions of the microbiome may also suffer from such heavily altered, though no less species-rich microbial community. Lastly, we pose the hypothesis that the reshuffling of host-associated microbial communities due to the impact of various, often coinciding parasitic infections may become a source of novel or zoonotic diseases.","container-title":"Animal Microbiome","DOI":"10.1186/s42523-022-00198-5","ISSN":"2524-4671","issue":"1","journalAbbreviation":"anim microbiome","language":"en","license":"All rights reserved","page":"48","source":"Springer Link","title":"A framework for testing the impact of co-infections on host gut microbiomes","volume":"4","author":[{"family":"Schmid","given":"Dominik W."},{"family":"Fackelmann","given":"Gloria"},{"literal":"Wasimuddin"},{"family":"Rakotondranary","given":"Jacques"},{"family":"Ratovonamana","given":"Yedidya R."},{"family":"Montero","given":"B. Karina"},{"family":"Ganzhorn","given":"Jörg U."},{"family":"Sommer","given":"Simone"}],"issued":{"date-parts":[["2022",8,9]]}}}],"schema":"https://github.com/citation-style-language/schema/raw/master/csl-citation.json"} </w:instrText>
      </w:r>
      <w:r w:rsidR="009728D2">
        <w:rPr>
          <w:rFonts w:ascii="Arial" w:hAnsi="Arial" w:cs="Arial"/>
          <w:sz w:val="20"/>
          <w:szCs w:val="20"/>
        </w:rPr>
        <w:fldChar w:fldCharType="separate"/>
      </w:r>
      <w:r w:rsidR="008417AC" w:rsidRPr="008417AC">
        <w:rPr>
          <w:rFonts w:ascii="Arial" w:hAnsi="Arial" w:cs="Arial"/>
          <w:sz w:val="20"/>
          <w:szCs w:val="24"/>
          <w:vertAlign w:val="superscript"/>
        </w:rPr>
        <w:t>32</w:t>
      </w:r>
      <w:r w:rsidR="009728D2">
        <w:rPr>
          <w:rFonts w:ascii="Arial" w:hAnsi="Arial" w:cs="Arial"/>
          <w:sz w:val="20"/>
          <w:szCs w:val="20"/>
        </w:rPr>
        <w:fldChar w:fldCharType="end"/>
      </w:r>
      <w:r w:rsidR="009728D2">
        <w:rPr>
          <w:rFonts w:ascii="Arial" w:hAnsi="Arial" w:cs="Arial"/>
          <w:sz w:val="20"/>
          <w:szCs w:val="20"/>
        </w:rPr>
        <w:t>, wh</w:t>
      </w:r>
      <w:r w:rsidR="00840536">
        <w:rPr>
          <w:rFonts w:ascii="Arial" w:hAnsi="Arial" w:cs="Arial"/>
          <w:sz w:val="20"/>
          <w:szCs w:val="20"/>
        </w:rPr>
        <w:t xml:space="preserve">ereas </w:t>
      </w:r>
      <w:r w:rsidR="002B4B60">
        <w:rPr>
          <w:rFonts w:ascii="Arial" w:hAnsi="Arial" w:cs="Arial"/>
          <w:sz w:val="20"/>
          <w:szCs w:val="20"/>
        </w:rPr>
        <w:t xml:space="preserve">it was more widely dispersed (i.e., more dissimilar) in </w:t>
      </w:r>
      <w:r w:rsidR="00840536">
        <w:rPr>
          <w:rFonts w:ascii="Arial" w:hAnsi="Arial" w:cs="Arial"/>
          <w:sz w:val="20"/>
          <w:szCs w:val="20"/>
        </w:rPr>
        <w:t>chimpanzees</w:t>
      </w:r>
      <w:r w:rsidR="002B4B60">
        <w:rPr>
          <w:rFonts w:ascii="Arial" w:hAnsi="Arial" w:cs="Arial"/>
          <w:sz w:val="20"/>
          <w:szCs w:val="20"/>
        </w:rPr>
        <w:t xml:space="preserve"> (</w:t>
      </w:r>
      <w:r w:rsidR="002B4B60" w:rsidRPr="002B4B60">
        <w:rPr>
          <w:rFonts w:ascii="Arial" w:hAnsi="Arial" w:cs="Arial"/>
          <w:i/>
          <w:iCs/>
          <w:sz w:val="20"/>
          <w:szCs w:val="20"/>
        </w:rPr>
        <w:t>Pan troglodytes</w:t>
      </w:r>
      <w:r w:rsidR="002B4B60">
        <w:rPr>
          <w:rFonts w:ascii="Arial" w:hAnsi="Arial" w:cs="Arial"/>
          <w:sz w:val="20"/>
          <w:szCs w:val="20"/>
        </w:rPr>
        <w:t>)</w:t>
      </w:r>
      <w:r w:rsidR="00840536">
        <w:rPr>
          <w:rFonts w:ascii="Arial" w:hAnsi="Arial" w:cs="Arial"/>
          <w:sz w:val="20"/>
          <w:szCs w:val="20"/>
        </w:rPr>
        <w:t xml:space="preserve"> infected with SIV</w:t>
      </w:r>
      <w:del w:id="87" w:author="Domink_S" w:date="2024-04-22T07:04:00Z">
        <w:r w:rsidR="00840536" w:rsidDel="00D12124">
          <w:rPr>
            <w:rFonts w:ascii="Arial" w:hAnsi="Arial" w:cs="Arial"/>
            <w:sz w:val="20"/>
            <w:szCs w:val="20"/>
          </w:rPr>
          <w:delText xml:space="preserve"> </w:delText>
        </w:r>
      </w:del>
      <w:r w:rsidR="00840536">
        <w:rPr>
          <w:rFonts w:ascii="Arial" w:hAnsi="Arial" w:cs="Arial"/>
          <w:sz w:val="20"/>
          <w:szCs w:val="20"/>
        </w:rPr>
        <w:fldChar w:fldCharType="begin"/>
      </w:r>
      <w:r w:rsidR="008417AC">
        <w:rPr>
          <w:rFonts w:ascii="Arial" w:hAnsi="Arial" w:cs="Arial"/>
          <w:sz w:val="20"/>
          <w:szCs w:val="20"/>
        </w:rPr>
        <w:instrText xml:space="preserve"> ADDIN ZOTERO_ITEM CSL_CITATION {"citationID":"jl3DwPq6","properties":{"formattedCitation":"\\super 33\\nosupersub{}","plainCitation":"33","noteIndex":0},"citationItems":[{"id":402,"uris":["http://zotero.org/users/13284053/items/4ZW9GLMA"],"itemData":{"id":402,"type":"article-journal","abstract":"Simian immunodeficiency virus of chimpanzees (SIVcpz) is the ancestor of human immunodeficiency virus type 1 (HIV-1), the etiologic agent of acquired immunodeficiency syndrome (AIDS) in humans. Like HIV-1-infected humans, SIVcpz-infected chimpanzees can either remain asymptomatic for prolonged periods or develop AIDS-like symptoms. Because SIVcpz/HIV-1 may disrupt regulation of the gut microbiome and because it has not been possible to sample individual humans pre- and post- infection, we investigated the influence of infection on gut communities through long-term monitoring of chimpanzees from Gombe National Park, Tanzania. SIVcpz infection accelerated the rate of change in gut microbiota composition within individuals for periods of years after the initial infection and led to gut communities marked by high frequencies of pathogen-containing bacterial genera absent from SIVcpz-negative individuals. Our results indicate that immune function maintains temporally stable gut communities that are lost when individuals become infected with SIVcpz.","container-title":"Cell Host &amp; Microbe","DOI":"10.1016/j.chom.2013.08.005","ISSN":"19313128","issue":"3","journalAbbreviation":"Cell Host &amp; Microbe","language":"en","page":"340-345","source":"DOI.org (Crossref)","title":"SIV-Induced Instability of the Chimpanzee Gut Microbiome","volume":"14","author":[{"family":"Moeller","given":"Andrew H."},{"family":"Shilts","given":"Meghan"},{"family":"Li","given":"Yingying"},{"family":"Rudicell","given":"Rebecca S."},{"family":"Lonsdorf","given":"Elizabeth V."},{"family":"Pusey","given":"Anne E."},{"family":"Wilson","given":"Michael L."},{"family":"Hahn","given":"Beatrice H."},{"family":"Ochman","given":"Howard"}],"issued":{"date-parts":[["2013",9]]}}}],"schema":"https://github.com/citation-style-language/schema/raw/master/csl-citation.json"} </w:instrText>
      </w:r>
      <w:r w:rsidR="00840536">
        <w:rPr>
          <w:rFonts w:ascii="Arial" w:hAnsi="Arial" w:cs="Arial"/>
          <w:sz w:val="20"/>
          <w:szCs w:val="20"/>
        </w:rPr>
        <w:fldChar w:fldCharType="separate"/>
      </w:r>
      <w:r w:rsidR="008417AC" w:rsidRPr="008417AC">
        <w:rPr>
          <w:rFonts w:ascii="Arial" w:hAnsi="Arial" w:cs="Arial"/>
          <w:sz w:val="20"/>
          <w:szCs w:val="24"/>
          <w:vertAlign w:val="superscript"/>
        </w:rPr>
        <w:t>33</w:t>
      </w:r>
      <w:r w:rsidR="00840536">
        <w:rPr>
          <w:rFonts w:ascii="Arial" w:hAnsi="Arial" w:cs="Arial"/>
          <w:sz w:val="20"/>
          <w:szCs w:val="20"/>
        </w:rPr>
        <w:fldChar w:fldCharType="end"/>
      </w:r>
      <w:r w:rsidR="00840536">
        <w:rPr>
          <w:rFonts w:ascii="Arial" w:hAnsi="Arial" w:cs="Arial"/>
          <w:sz w:val="20"/>
          <w:szCs w:val="20"/>
        </w:rPr>
        <w:t>.</w:t>
      </w:r>
    </w:p>
    <w:p w14:paraId="561D9813" w14:textId="59E4EF96" w:rsidR="00DB2A23" w:rsidRDefault="000B3075" w:rsidP="00DB2A23">
      <w:pPr>
        <w:rPr>
          <w:rFonts w:ascii="Arial" w:hAnsi="Arial" w:cs="Arial"/>
          <w:sz w:val="20"/>
          <w:szCs w:val="20"/>
        </w:rPr>
      </w:pPr>
      <w:r>
        <w:rPr>
          <w:rFonts w:ascii="Arial" w:hAnsi="Arial" w:cs="Arial"/>
          <w:noProof/>
          <w:sz w:val="20"/>
          <w:szCs w:val="20"/>
        </w:rPr>
        <w:lastRenderedPageBreak/>
        <w:drawing>
          <wp:inline distT="0" distB="0" distL="0" distR="0" wp14:anchorId="203677DC" wp14:editId="25D929B5">
            <wp:extent cx="5113020" cy="51130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3020" cy="5113020"/>
                    </a:xfrm>
                    <a:prstGeom prst="rect">
                      <a:avLst/>
                    </a:prstGeom>
                    <a:noFill/>
                    <a:ln>
                      <a:noFill/>
                    </a:ln>
                  </pic:spPr>
                </pic:pic>
              </a:graphicData>
            </a:graphic>
          </wp:inline>
        </w:drawing>
      </w:r>
    </w:p>
    <w:p w14:paraId="485FFB00" w14:textId="57F7838A" w:rsidR="00DB2A23" w:rsidDel="00081169" w:rsidRDefault="00DB2A23" w:rsidP="00DB2A23">
      <w:pPr>
        <w:rPr>
          <w:del w:id="88" w:author="Domink_S" w:date="2024-04-12T09:13:00Z"/>
          <w:rFonts w:ascii="Arial" w:hAnsi="Arial" w:cs="Arial"/>
          <w:sz w:val="20"/>
          <w:szCs w:val="20"/>
        </w:rPr>
      </w:pPr>
      <w:r w:rsidRPr="00004421">
        <w:rPr>
          <w:rFonts w:ascii="Arial" w:hAnsi="Arial" w:cs="Arial"/>
          <w:b/>
          <w:bCs/>
          <w:sz w:val="20"/>
          <w:szCs w:val="20"/>
        </w:rPr>
        <w:t>Supplementary Figure 4</w:t>
      </w:r>
      <w:r w:rsidR="00004421" w:rsidRPr="00004421">
        <w:rPr>
          <w:rFonts w:ascii="Arial" w:hAnsi="Arial" w:cs="Arial"/>
          <w:b/>
          <w:bCs/>
          <w:sz w:val="20"/>
          <w:szCs w:val="20"/>
        </w:rPr>
        <w:t xml:space="preserve"> A</w:t>
      </w:r>
      <w:ins w:id="89" w:author="Domink_S" w:date="2024-04-12T09:03:00Z">
        <w:r w:rsidR="000A122D">
          <w:rPr>
            <w:rFonts w:ascii="Arial" w:hAnsi="Arial" w:cs="Arial"/>
            <w:b/>
            <w:bCs/>
            <w:sz w:val="20"/>
            <w:szCs w:val="20"/>
          </w:rPr>
          <w:t>-</w:t>
        </w:r>
      </w:ins>
      <w:r w:rsidR="00004421" w:rsidRPr="00004421">
        <w:rPr>
          <w:rFonts w:ascii="Arial" w:hAnsi="Arial" w:cs="Arial"/>
          <w:b/>
          <w:bCs/>
          <w:sz w:val="20"/>
          <w:szCs w:val="20"/>
        </w:rPr>
        <w:t>B) Unweighted and C</w:t>
      </w:r>
      <w:ins w:id="90" w:author="Domink_S" w:date="2024-04-12T09:03:00Z">
        <w:r w:rsidR="000A122D">
          <w:rPr>
            <w:rFonts w:ascii="Arial" w:hAnsi="Arial" w:cs="Arial"/>
            <w:b/>
            <w:bCs/>
            <w:sz w:val="20"/>
            <w:szCs w:val="20"/>
          </w:rPr>
          <w:t>-</w:t>
        </w:r>
      </w:ins>
      <w:r w:rsidR="00004421" w:rsidRPr="00004421">
        <w:rPr>
          <w:rFonts w:ascii="Arial" w:hAnsi="Arial" w:cs="Arial"/>
          <w:b/>
          <w:bCs/>
          <w:sz w:val="20"/>
          <w:szCs w:val="20"/>
        </w:rPr>
        <w:t xml:space="preserve">D) weighted </w:t>
      </w:r>
      <w:proofErr w:type="spellStart"/>
      <w:r w:rsidR="00004421" w:rsidRPr="00004421">
        <w:rPr>
          <w:rFonts w:ascii="Arial" w:hAnsi="Arial" w:cs="Arial"/>
          <w:b/>
          <w:bCs/>
          <w:sz w:val="20"/>
          <w:szCs w:val="20"/>
        </w:rPr>
        <w:t>Unifrac</w:t>
      </w:r>
      <w:proofErr w:type="spellEnd"/>
      <w:r w:rsidR="00004421" w:rsidRPr="00004421">
        <w:rPr>
          <w:rFonts w:ascii="Arial" w:hAnsi="Arial" w:cs="Arial"/>
          <w:b/>
          <w:bCs/>
          <w:sz w:val="20"/>
          <w:szCs w:val="20"/>
        </w:rPr>
        <w:t xml:space="preserve"> distances depicted in a </w:t>
      </w:r>
      <w:proofErr w:type="spellStart"/>
      <w:r w:rsidR="00004421" w:rsidRPr="00004421">
        <w:rPr>
          <w:rFonts w:ascii="Arial" w:hAnsi="Arial" w:cs="Arial"/>
          <w:b/>
          <w:bCs/>
          <w:sz w:val="20"/>
          <w:szCs w:val="20"/>
        </w:rPr>
        <w:t>PCoA</w:t>
      </w:r>
      <w:proofErr w:type="spellEnd"/>
      <w:r w:rsidR="00004421" w:rsidRPr="00004421">
        <w:rPr>
          <w:rFonts w:ascii="Arial" w:hAnsi="Arial" w:cs="Arial"/>
          <w:b/>
          <w:bCs/>
          <w:sz w:val="20"/>
          <w:szCs w:val="20"/>
        </w:rPr>
        <w:t xml:space="preserve"> and as distances from centroid</w:t>
      </w:r>
      <w:r w:rsidR="00004421">
        <w:rPr>
          <w:rFonts w:ascii="Arial" w:hAnsi="Arial" w:cs="Arial"/>
          <w:b/>
          <w:bCs/>
          <w:sz w:val="20"/>
          <w:szCs w:val="20"/>
        </w:rPr>
        <w:t xml:space="preserve"> comparing infection statuses</w:t>
      </w:r>
      <w:ins w:id="91" w:author="Domink_S" w:date="2024-04-12T09:04:00Z">
        <w:r w:rsidR="000A122D">
          <w:rPr>
            <w:rFonts w:ascii="Arial" w:hAnsi="Arial" w:cs="Arial"/>
            <w:b/>
            <w:bCs/>
            <w:sz w:val="20"/>
            <w:szCs w:val="20"/>
          </w:rPr>
          <w:t xml:space="preserve"> and cave site</w:t>
        </w:r>
      </w:ins>
      <w:r w:rsidR="00004421" w:rsidRPr="00004421">
        <w:rPr>
          <w:rFonts w:ascii="Arial" w:hAnsi="Arial" w:cs="Arial"/>
          <w:b/>
          <w:bCs/>
          <w:sz w:val="20"/>
          <w:szCs w:val="20"/>
        </w:rPr>
        <w:t>.</w:t>
      </w:r>
      <w:ins w:id="92" w:author="Domink_S" w:date="2024-04-12T09:04:00Z">
        <w:r w:rsidR="000A122D">
          <w:rPr>
            <w:rFonts w:ascii="Arial" w:hAnsi="Arial" w:cs="Arial"/>
            <w:b/>
            <w:bCs/>
            <w:sz w:val="20"/>
            <w:szCs w:val="20"/>
          </w:rPr>
          <w:t xml:space="preserve"> </w:t>
        </w:r>
      </w:ins>
      <w:del w:id="93" w:author="Domink_S" w:date="2024-04-12T09:08:00Z">
        <w:r w:rsidR="00004421" w:rsidRPr="000A122D" w:rsidDel="000A122D">
          <w:rPr>
            <w:rFonts w:ascii="Arial" w:hAnsi="Arial" w:cs="Arial"/>
            <w:sz w:val="20"/>
            <w:szCs w:val="20"/>
          </w:rPr>
          <w:delText xml:space="preserve"> </w:delText>
        </w:r>
      </w:del>
      <w:r w:rsidR="00004421">
        <w:rPr>
          <w:rFonts w:ascii="Arial" w:hAnsi="Arial" w:cs="Arial"/>
          <w:color w:val="000000"/>
          <w:sz w:val="20"/>
          <w:szCs w:val="20"/>
        </w:rPr>
        <w:t>Ellipses are drawn using 95% confidence intervals. Asterix indicate level of significance: * &lt; 0.05, ** &lt; 0.01, *** &lt;0.001.</w:t>
      </w:r>
    </w:p>
    <w:p w14:paraId="6964ABBE" w14:textId="77777777" w:rsidR="00DB2A23" w:rsidRDefault="00DB2A23">
      <w:pPr>
        <w:rPr>
          <w:rFonts w:ascii="Arial" w:hAnsi="Arial" w:cs="Arial"/>
          <w:sz w:val="20"/>
          <w:szCs w:val="20"/>
        </w:rPr>
      </w:pPr>
    </w:p>
    <w:p w14:paraId="3F24E6FC" w14:textId="0590B04D" w:rsidR="002B4B60" w:rsidRDefault="002B4B60">
      <w:pPr>
        <w:rPr>
          <w:rFonts w:ascii="Arial" w:hAnsi="Arial" w:cs="Arial"/>
          <w:color w:val="000000"/>
          <w:sz w:val="20"/>
          <w:szCs w:val="20"/>
        </w:rPr>
      </w:pPr>
      <w:r>
        <w:rPr>
          <w:rFonts w:ascii="Arial" w:hAnsi="Arial" w:cs="Arial"/>
          <w:color w:val="000000"/>
          <w:sz w:val="20"/>
          <w:szCs w:val="20"/>
        </w:rPr>
        <w:t xml:space="preserve">Although host sex and age had no detectable impact on the gut microbial structure and composition </w:t>
      </w:r>
      <w:del w:id="94" w:author="Domink_S" w:date="2024-04-22T07:04:00Z">
        <w:r w:rsidDel="00D12124">
          <w:rPr>
            <w:rFonts w:ascii="Arial" w:hAnsi="Arial" w:cs="Arial"/>
            <w:color w:val="000000"/>
            <w:sz w:val="20"/>
            <w:szCs w:val="20"/>
          </w:rPr>
          <w:delText xml:space="preserve">from our samples </w:delText>
        </w:r>
      </w:del>
      <w:r>
        <w:rPr>
          <w:rFonts w:ascii="Arial" w:hAnsi="Arial" w:cs="Arial"/>
          <w:color w:val="000000"/>
          <w:sz w:val="20"/>
          <w:szCs w:val="20"/>
        </w:rPr>
        <w:t xml:space="preserve">(Supplementary Table 2), both were associated with shifts in weighted and unweighted </w:t>
      </w:r>
      <w:proofErr w:type="spellStart"/>
      <w:r>
        <w:rPr>
          <w:rFonts w:ascii="Arial" w:hAnsi="Arial" w:cs="Arial"/>
          <w:color w:val="000000"/>
          <w:sz w:val="20"/>
          <w:szCs w:val="20"/>
        </w:rPr>
        <w:t>Unifrac</w:t>
      </w:r>
      <w:proofErr w:type="spellEnd"/>
      <w:r>
        <w:rPr>
          <w:rFonts w:ascii="Arial" w:hAnsi="Arial" w:cs="Arial"/>
          <w:color w:val="000000"/>
          <w:sz w:val="20"/>
          <w:szCs w:val="20"/>
        </w:rPr>
        <w:t xml:space="preserve"> in Jamaican fruit bats</w:t>
      </w:r>
      <w:del w:id="95" w:author="Domink_S" w:date="2024-04-22T07:04:00Z">
        <w:r w:rsidDel="00D12124">
          <w:rPr>
            <w:rFonts w:ascii="Arial" w:hAnsi="Arial" w:cs="Arial"/>
            <w:color w:val="000000"/>
            <w:sz w:val="20"/>
            <w:szCs w:val="20"/>
          </w:rPr>
          <w:delText xml:space="preserve"> </w:delText>
        </w:r>
      </w:del>
      <w:r>
        <w:rPr>
          <w:rFonts w:ascii="Arial" w:hAnsi="Arial" w:cs="Arial"/>
          <w:color w:val="000000"/>
          <w:sz w:val="20"/>
          <w:szCs w:val="20"/>
        </w:rPr>
        <w:fldChar w:fldCharType="begin"/>
      </w:r>
      <w:r w:rsidR="008417AC">
        <w:rPr>
          <w:rFonts w:ascii="Arial" w:hAnsi="Arial" w:cs="Arial"/>
          <w:color w:val="000000"/>
          <w:sz w:val="20"/>
          <w:szCs w:val="20"/>
        </w:rPr>
        <w:instrText xml:space="preserve"> ADDIN ZOTERO_ITEM CSL_CITATION {"citationID":"5L9UiBMs","properties":{"formattedCitation":"\\super 27\\nosupersub{}","plainCitation":"27","noteIndex":0},"citationItems":[{"id":228,"uris":["http://zotero.org/users/13284053/items/3GVN2SB7"],"itemData":{"id":228,"type":"article-journal","abstract":"Astroviruses (AstV) are a major cause of diarrhoea in children. Interestingly, some wildlife species, including bats, remain phenotypically asymptomatic after infection. Disease symptoms, however, may only be less visible in bats and enteric viruses may indeed perturb their gut microbial communities. Gut microbiomes represent an important driver of immune defence mechanisms but potential effects of enteric virus-host microbiome interactions are largely unexplored. Using bats as a natural model system, we show that AstV-infections affect the gut microbiome, with the strength of the effect depending on host age. The gut microbial α- and β-diversity and the predicted microbial functional orthologs decreased in young bats but surprisingly increased in adult AstV + bats. The abundance of bacterial taxa characteristic for healthy microbiomes was strongly reduced in young AstV+ bats, possibly attributable to their immature immune system. Regardless of age, pathogencontaining genera exhibited negative interactions with several commensal taxa and increased after AstV-infection, leading to pathobiont-like shifts in the gut microbiome of all infected bats. Thus, in apparently healthy bats, AstV-infections disturb gut bacterial homeostasis, possibly increasing previously suppressed health risks by promoting co-infections. If similar processes are present in humans, the effects of enteric virus infections might have longer-term impacts extending beyond the directly observed symptoms.","container-title":"The ISME Journal","DOI":"10.1038/s41396-018-0239-1","ISSN":"1751-7362, 1751-7370","issue":"12","journalAbbreviation":"ISME J","language":"en","page":"2883-2893","source":"DOI.org (Crossref)","title":"Astrovirus infections induce age-dependent dysbiosis in gut microbiomes of bats","volume":"12","author":[{"literal":"Wasimuddin"},{"family":"Brändel","given":"Stefan Dominik"},{"family":"Tschapka","given":"Marco"},{"family":"Page","given":"Rachel"},{"family":"Rasche","given":"Andrea"},{"family":"Corman","given":"Victor M."},{"family":"Drosten","given":"Christian"},{"family":"Sommer","given":"Simone"}],"issued":{"date-parts":[["2018",12]]}}}],"schema":"https://github.com/citation-style-language/schema/raw/master/csl-citation.json"} </w:instrText>
      </w:r>
      <w:r>
        <w:rPr>
          <w:rFonts w:ascii="Arial" w:hAnsi="Arial" w:cs="Arial"/>
          <w:color w:val="000000"/>
          <w:sz w:val="20"/>
          <w:szCs w:val="20"/>
        </w:rPr>
        <w:fldChar w:fldCharType="separate"/>
      </w:r>
      <w:r w:rsidR="008417AC" w:rsidRPr="008417AC">
        <w:rPr>
          <w:rFonts w:ascii="Arial" w:hAnsi="Arial" w:cs="Arial"/>
          <w:sz w:val="20"/>
          <w:szCs w:val="24"/>
          <w:vertAlign w:val="superscript"/>
        </w:rPr>
        <w:t>27</w:t>
      </w:r>
      <w:r>
        <w:rPr>
          <w:rFonts w:ascii="Arial" w:hAnsi="Arial" w:cs="Arial"/>
          <w:color w:val="000000"/>
          <w:sz w:val="20"/>
          <w:szCs w:val="20"/>
        </w:rPr>
        <w:fldChar w:fldCharType="end"/>
      </w:r>
      <w:r>
        <w:rPr>
          <w:rFonts w:ascii="Arial" w:hAnsi="Arial" w:cs="Arial"/>
          <w:color w:val="000000"/>
          <w:sz w:val="20"/>
          <w:szCs w:val="20"/>
        </w:rPr>
        <w:t xml:space="preserve">. Host age </w:t>
      </w:r>
      <w:r w:rsidR="009852C7">
        <w:rPr>
          <w:rFonts w:ascii="Arial" w:hAnsi="Arial" w:cs="Arial"/>
          <w:color w:val="000000"/>
          <w:sz w:val="20"/>
          <w:szCs w:val="20"/>
        </w:rPr>
        <w:t>effects were also recovered in</w:t>
      </w:r>
      <w:r>
        <w:rPr>
          <w:rFonts w:ascii="Arial" w:hAnsi="Arial" w:cs="Arial"/>
          <w:color w:val="000000"/>
          <w:sz w:val="20"/>
          <w:szCs w:val="20"/>
        </w:rPr>
        <w:t xml:space="preserve"> mouse lemurs</w:t>
      </w:r>
      <w:del w:id="96" w:author="Domink_S" w:date="2024-04-22T07:04:00Z">
        <w:r w:rsidDel="00D12124">
          <w:rPr>
            <w:rFonts w:ascii="Arial" w:hAnsi="Arial" w:cs="Arial"/>
            <w:color w:val="000000"/>
            <w:sz w:val="20"/>
            <w:szCs w:val="20"/>
          </w:rPr>
          <w:delText xml:space="preserve"> </w:delText>
        </w:r>
      </w:del>
      <w:r>
        <w:rPr>
          <w:rFonts w:ascii="Arial" w:hAnsi="Arial" w:cs="Arial"/>
          <w:color w:val="000000"/>
          <w:sz w:val="20"/>
          <w:szCs w:val="20"/>
        </w:rPr>
        <w:fldChar w:fldCharType="begin"/>
      </w:r>
      <w:r w:rsidR="008417AC">
        <w:rPr>
          <w:rFonts w:ascii="Arial" w:hAnsi="Arial" w:cs="Arial"/>
          <w:color w:val="000000"/>
          <w:sz w:val="20"/>
          <w:szCs w:val="20"/>
        </w:rPr>
        <w:instrText xml:space="preserve"> ADDIN ZOTERO_ITEM CSL_CITATION {"citationID":"i6tejlx3","properties":{"formattedCitation":"\\super 30\\nosupersub{}","plainCitation":"30","noteIndex":0},"citationItems":[{"id":566,"uris":["http://zotero.org/users/13284053/items/2ZKFUHAB"],"itemData":{"id":566,"type":"article-journal","abstract":"Adenovirus (AdV) infections are one of the main causes of diarrhea in young children. Enteric AdVs probably disrupt gut microbial defences, which can result in diarrhea. To understand the role of the gut microbiome in AdV-induced pathologies, we investigated the gut microbiome of a naturally AdV-infected non-human primate species, the Malagasy mouse lemur (Microcebus griseorufus), which represents an important model in understanding the evolution of diseases. We observed that AdV infection is associated with disruption of the gut microbial community composition. In AdV+ lemurs, several commensal taxa essential for a healthy gut microbiome decreased, whereas genera containing potential pathogens, such as Neisseria, increased in abundance. Microbial co-occurrence networks revealed a loss of important microbial community interactions in AdV+ lemurs and an overrepresentation of Prevotellaceae. The observation of enteric virus-associated loss of commensal bacteria and associated shifts towards pathobionts may represent the missing link for a better understanding of AdV-induced effects in humans, and also for their potential as drivers of co-infections, an area of research that has been largely neglected so far.","container-title":"Scientific Reports","DOI":"10.1038/s41598-019-49829-z","ISSN":"2045-2322","issue":"1","journalAbbreviation":"Sci Rep","language":"en","license":"2019 The Author(s)","note":"number: 1\npublisher: Nature Publishing Group","page":"13410","source":"www.nature.com","title":"Adenovirus infection is associated with altered gut microbial communities in a non-human primate","volume":"9","author":[{"family":"Wasimuddin","given":""},{"family":"Corman","given":"Victor M."},{"family":"Ganzhorn","given":"Jörg U."},{"family":"Rakotondranary","given":"Jacques"},{"family":"Ratovonamana","given":"Yedidya R."},{"family":"Drosten","given":"Christian"},{"family":"Sommer","given":"Simone"}],"issued":{"date-parts":[["2019",9,16]]}}}],"schema":"https://github.com/citation-style-language/schema/raw/master/csl-citation.json"} </w:instrText>
      </w:r>
      <w:r>
        <w:rPr>
          <w:rFonts w:ascii="Arial" w:hAnsi="Arial" w:cs="Arial"/>
          <w:color w:val="000000"/>
          <w:sz w:val="20"/>
          <w:szCs w:val="20"/>
        </w:rPr>
        <w:fldChar w:fldCharType="separate"/>
      </w:r>
      <w:r w:rsidR="008417AC" w:rsidRPr="008417AC">
        <w:rPr>
          <w:rFonts w:ascii="Arial" w:hAnsi="Arial" w:cs="Arial"/>
          <w:sz w:val="20"/>
          <w:szCs w:val="24"/>
          <w:vertAlign w:val="superscript"/>
        </w:rPr>
        <w:t>30</w:t>
      </w:r>
      <w:r>
        <w:rPr>
          <w:rFonts w:ascii="Arial" w:hAnsi="Arial" w:cs="Arial"/>
          <w:color w:val="000000"/>
          <w:sz w:val="20"/>
          <w:szCs w:val="20"/>
        </w:rPr>
        <w:fldChar w:fldCharType="end"/>
      </w:r>
      <w:r>
        <w:rPr>
          <w:rFonts w:ascii="Arial" w:hAnsi="Arial" w:cs="Arial"/>
          <w:color w:val="000000"/>
          <w:sz w:val="20"/>
          <w:szCs w:val="20"/>
        </w:rPr>
        <w:t xml:space="preserve">, </w:t>
      </w:r>
      <w:r w:rsidR="001C579A">
        <w:rPr>
          <w:rFonts w:ascii="Arial" w:hAnsi="Arial" w:cs="Arial"/>
          <w:color w:val="000000"/>
          <w:sz w:val="20"/>
          <w:szCs w:val="20"/>
        </w:rPr>
        <w:t xml:space="preserve">hyenas </w:t>
      </w:r>
      <w:r w:rsidR="009852C7">
        <w:rPr>
          <w:rFonts w:ascii="Arial" w:hAnsi="Arial" w:cs="Arial"/>
          <w:color w:val="000000"/>
          <w:sz w:val="20"/>
          <w:szCs w:val="20"/>
        </w:rPr>
        <w:t>(</w:t>
      </w:r>
      <w:proofErr w:type="spellStart"/>
      <w:r w:rsidR="009852C7" w:rsidRPr="009852C7">
        <w:rPr>
          <w:rFonts w:ascii="Arial" w:hAnsi="Arial" w:cs="Arial"/>
          <w:i/>
          <w:iCs/>
          <w:color w:val="000000"/>
          <w:sz w:val="20"/>
          <w:szCs w:val="20"/>
        </w:rPr>
        <w:t>Crutta</w:t>
      </w:r>
      <w:proofErr w:type="spellEnd"/>
      <w:r w:rsidR="009852C7" w:rsidRPr="009852C7">
        <w:rPr>
          <w:rFonts w:ascii="Arial" w:hAnsi="Arial" w:cs="Arial"/>
          <w:i/>
          <w:iCs/>
          <w:color w:val="000000"/>
          <w:sz w:val="20"/>
          <w:szCs w:val="20"/>
        </w:rPr>
        <w:t xml:space="preserve"> </w:t>
      </w:r>
      <w:proofErr w:type="spellStart"/>
      <w:r w:rsidR="009852C7" w:rsidRPr="009852C7">
        <w:rPr>
          <w:rFonts w:ascii="Arial" w:hAnsi="Arial" w:cs="Arial"/>
          <w:i/>
          <w:iCs/>
          <w:color w:val="000000"/>
          <w:sz w:val="20"/>
          <w:szCs w:val="20"/>
        </w:rPr>
        <w:t>crutta</w:t>
      </w:r>
      <w:proofErr w:type="spellEnd"/>
      <w:del w:id="97" w:author="Domink_S" w:date="2024-04-22T07:05:00Z">
        <w:r w:rsidR="009852C7" w:rsidDel="00D12124">
          <w:rPr>
            <w:rFonts w:ascii="Arial" w:hAnsi="Arial" w:cs="Arial"/>
            <w:color w:val="000000"/>
            <w:sz w:val="20"/>
            <w:szCs w:val="20"/>
          </w:rPr>
          <w:delText xml:space="preserve">, </w:delText>
        </w:r>
        <w:r w:rsidR="00D2087A" w:rsidDel="00D12124">
          <w:rPr>
            <w:rFonts w:ascii="Arial" w:hAnsi="Arial" w:cs="Arial"/>
            <w:color w:val="000000"/>
            <w:sz w:val="20"/>
            <w:szCs w:val="20"/>
          </w:rPr>
          <w:fldChar w:fldCharType="begin"/>
        </w:r>
        <w:r w:rsidR="008417AC" w:rsidDel="00D12124">
          <w:rPr>
            <w:rFonts w:ascii="Arial" w:hAnsi="Arial" w:cs="Arial"/>
            <w:color w:val="000000"/>
            <w:sz w:val="20"/>
            <w:szCs w:val="20"/>
          </w:rPr>
          <w:delInstrText xml:space="preserve"> ADDIN ZOTERO_ITEM CSL_CITATION {"citationID":"1J8exXaP","properties":{"formattedCitation":"\\super 34\\nosupersub{}","plainCitation":"34","noteIndex":0},"citationItems":[{"id":562,"uris":["http://zotero.org/users/13284053/items/MJ9KCY33"],"itemData":{"id":562,"type":"article-journal","abstract":"The gut microbiome provides vital functions for mammalian hosts, yet research on its variability and function across adult life spans and multiple generations is limited in large mammalian carnivores. Here, we used 16S rRNA gene and metagenomic high-throughput sequencing to proﬁle the bacterial taxonomic composition, genomic diversity, and metabolic function of fecal samples collected from 12 wild spotted hyenas (Crocuta crocuta) residing in the Masai Mara National Reserve, Kenya, over a 23-year period spanning three generations. The metagenomic data came from four of these hyenas and spanned two 2year periods. With these data, we determined the extent to which host factors predicted variation in the gut microbiome and identiﬁed the core microbes present in the guts of hyenas. We also investigated novel genomic diversity in the mammalian gut by reporting the ﬁrst metagenome-assembled genomes (MAGs) for hyenas. We found that gut microbiome taxonomic composition varied temporally, but despite this, a core set of 14 bacterial genera were identiﬁed. The strongest predictors of the microbiome were host identity and age, suggesting that hyenas possess individualized microbiomes and that these may change with age during adulthood. The gut microbiome functional proﬁles of the four adult hyenas were also individual speciﬁc and were associated with prey abundance, indicating that the functions of the gut microbiome vary with host diet. We recovered 149 high-quality MAGs from the hyenas’ guts; some MAGs were classiﬁed as taxa previously reported for other carnivores, but many were novel and lacked species-level matches to genomes in existing reference databases.","container-title":"mSystems","DOI":"10.1128/msystems.00965-22","ISSN":"2379-5077","issue":"1","journalAbbreviation":"mSystems","language":"en","page":"e00965-22","source":"DOI.org (Crossref)","title":"Taxonomic, Genomic, and Functional Variation in the Gut Microbiomes of Wild Spotted Hyenas Across 2 Decades of Study","volume":"8","author":[{"family":"Rojas","given":"Connie A."},{"family":"Holekamp","given":"Kay E."},{"family":"Viladomat Jasso","given":"Mariette"},{"family":"Souza","given":"Valeria"},{"family":"Eisen","given":"Jonathan A."},{"family":"Theis","given":"Kevin R."}],"editor":[{"family":"Hird","given":"Sarah M."}],"issued":{"date-parts":[["2023",2,23]]}}}],"schema":"https://github.com/citation-style-language/schema/raw/master/csl-citation.json"} </w:delInstrText>
        </w:r>
        <w:r w:rsidR="00D2087A" w:rsidDel="00D12124">
          <w:rPr>
            <w:rFonts w:ascii="Arial" w:hAnsi="Arial" w:cs="Arial"/>
            <w:color w:val="000000"/>
            <w:sz w:val="20"/>
            <w:szCs w:val="20"/>
          </w:rPr>
          <w:fldChar w:fldCharType="separate"/>
        </w:r>
        <w:r w:rsidR="008417AC" w:rsidRPr="008417AC" w:rsidDel="00D12124">
          <w:rPr>
            <w:rFonts w:ascii="Arial" w:hAnsi="Arial" w:cs="Arial"/>
            <w:sz w:val="20"/>
            <w:szCs w:val="24"/>
            <w:vertAlign w:val="superscript"/>
          </w:rPr>
          <w:delText>34</w:delText>
        </w:r>
        <w:r w:rsidR="00D2087A" w:rsidDel="00D12124">
          <w:rPr>
            <w:rFonts w:ascii="Arial" w:hAnsi="Arial" w:cs="Arial"/>
            <w:color w:val="000000"/>
            <w:sz w:val="20"/>
            <w:szCs w:val="20"/>
          </w:rPr>
          <w:fldChar w:fldCharType="end"/>
        </w:r>
      </w:del>
      <w:r w:rsidR="009852C7">
        <w:rPr>
          <w:rFonts w:ascii="Arial" w:hAnsi="Arial" w:cs="Arial"/>
          <w:color w:val="000000"/>
          <w:sz w:val="20"/>
          <w:szCs w:val="20"/>
        </w:rPr>
        <w:t>)</w:t>
      </w:r>
      <w:del w:id="98" w:author="Domink_S" w:date="2024-04-22T07:05:00Z">
        <w:r w:rsidR="00D2087A" w:rsidDel="00D12124">
          <w:rPr>
            <w:rFonts w:ascii="Arial" w:hAnsi="Arial" w:cs="Arial"/>
            <w:color w:val="000000"/>
            <w:sz w:val="20"/>
            <w:szCs w:val="20"/>
          </w:rPr>
          <w:delText>,</w:delText>
        </w:r>
      </w:del>
      <w:ins w:id="99" w:author="Domink_S" w:date="2024-04-22T07:05:00Z">
        <w:r w:rsidR="00D12124">
          <w:rPr>
            <w:rFonts w:ascii="Arial" w:hAnsi="Arial" w:cs="Arial"/>
            <w:color w:val="000000"/>
            <w:sz w:val="20"/>
            <w:szCs w:val="20"/>
          </w:rPr>
          <w:fldChar w:fldCharType="begin"/>
        </w:r>
        <w:r w:rsidR="00D12124">
          <w:rPr>
            <w:rFonts w:ascii="Arial" w:hAnsi="Arial" w:cs="Arial"/>
            <w:color w:val="000000"/>
            <w:sz w:val="20"/>
            <w:szCs w:val="20"/>
          </w:rPr>
          <w:instrText xml:space="preserve"> ADDIN ZOTERO_ITEM CSL_CITATION {"citationID":"1J8exXaP","properties":{"formattedCitation":"\\super 34\\nosupersub{}","plainCitation":"34","noteIndex":0},"citationItems":[{"id":562,"uris":["http://zotero.org/users/13284053/items/MJ9KCY33"],"itemData":{"id":562,"type":"article-journal","abstract":"The gut microbiome provides vital functions for mammalian hosts, yet research on its variability and function across adult life spans and multiple generations is limited in large mammalian carnivores. Here, we used 16S rRNA gene and metagenomic high-throughput sequencing to proﬁle the bacterial taxonomic composition, genomic diversity, and metabolic function of fecal samples collected from 12 wild spotted hyenas (Crocuta crocuta) residing in the Masai Mara National Reserve, Kenya, over a 23-year period spanning three generations. The metagenomic data came from four of these hyenas and spanned two 2year periods. With these data, we determined the extent to which host factors predicted variation in the gut microbiome and identiﬁed the core microbes present in the guts of hyenas. We also investigated novel genomic diversity in the mammalian gut by reporting the ﬁrst metagenome-assembled genomes (MAGs) for hyenas. We found that gut microbiome taxonomic composition varied temporally, but despite this, a core set of 14 bacterial genera were identiﬁed. The strongest predictors of the microbiome were host identity and age, suggesting that hyenas possess individualized microbiomes and that these may change with age during adulthood. The gut microbiome functional proﬁles of the four adult hyenas were also individual speciﬁc and were associated with prey abundance, indicating that the functions of the gut microbiome vary with host diet. We recovered 149 high-quality MAGs from the hyenas’ guts; some MAGs were classiﬁed as taxa previously reported for other carnivores, but many were novel and lacked species-level matches to genomes in existing reference databases.","container-title":"mSystems","DOI":"10.1128/msystems.00965-22","ISSN":"2379-5077","issue":"1","journalAbbreviation":"mSystems","language":"en","page":"e00965-22","source":"DOI.org (Crossref)","title":"Taxonomic, Genomic, and Functional Variation in the Gut Microbiomes of Wild Spotted Hyenas Across 2 Decades of Study","volume":"8","author":[{"family":"Rojas","given":"Connie A."},{"family":"Holekamp","given":"Kay E."},{"family":"Viladomat Jasso","given":"Mariette"},{"family":"Souza","given":"Valeria"},{"family":"Eisen","given":"Jonathan A."},{"family":"Theis","given":"Kevin R."}],"editor":[{"family":"Hird","given":"Sarah M."}],"issued":{"date-parts":[["2023",2,23]]}}}],"schema":"https://github.com/citation-style-language/schema/raw/master/csl-citation.json"} </w:instrText>
        </w:r>
        <w:r w:rsidR="00D12124">
          <w:rPr>
            <w:rFonts w:ascii="Arial" w:hAnsi="Arial" w:cs="Arial"/>
            <w:color w:val="000000"/>
            <w:sz w:val="20"/>
            <w:szCs w:val="20"/>
          </w:rPr>
          <w:fldChar w:fldCharType="separate"/>
        </w:r>
        <w:r w:rsidR="00D12124" w:rsidRPr="008417AC">
          <w:rPr>
            <w:rFonts w:ascii="Arial" w:hAnsi="Arial" w:cs="Arial"/>
            <w:sz w:val="20"/>
            <w:szCs w:val="24"/>
            <w:vertAlign w:val="superscript"/>
          </w:rPr>
          <w:t>34</w:t>
        </w:r>
        <w:r w:rsidR="00D12124">
          <w:rPr>
            <w:rFonts w:ascii="Arial" w:hAnsi="Arial" w:cs="Arial"/>
            <w:color w:val="000000"/>
            <w:sz w:val="20"/>
            <w:szCs w:val="20"/>
          </w:rPr>
          <w:fldChar w:fldCharType="end"/>
        </w:r>
        <w:r w:rsidR="00D12124">
          <w:rPr>
            <w:rFonts w:ascii="Arial" w:hAnsi="Arial" w:cs="Arial"/>
            <w:color w:val="000000"/>
            <w:sz w:val="20"/>
            <w:szCs w:val="20"/>
          </w:rPr>
          <w:t>,</w:t>
        </w:r>
      </w:ins>
      <w:r w:rsidR="00D2087A">
        <w:rPr>
          <w:rFonts w:ascii="Arial" w:hAnsi="Arial" w:cs="Arial"/>
          <w:color w:val="000000"/>
          <w:sz w:val="20"/>
          <w:szCs w:val="20"/>
        </w:rPr>
        <w:t xml:space="preserve"> </w:t>
      </w:r>
      <w:r w:rsidR="009852C7">
        <w:rPr>
          <w:rFonts w:ascii="Arial" w:hAnsi="Arial" w:cs="Arial"/>
          <w:color w:val="000000"/>
          <w:sz w:val="20"/>
          <w:szCs w:val="20"/>
        </w:rPr>
        <w:t>meerkats (</w:t>
      </w:r>
      <w:r w:rsidR="009852C7" w:rsidRPr="009852C7">
        <w:rPr>
          <w:rFonts w:ascii="Arial" w:hAnsi="Arial" w:cs="Arial"/>
          <w:i/>
          <w:iCs/>
          <w:color w:val="000000"/>
          <w:sz w:val="20"/>
          <w:szCs w:val="20"/>
        </w:rPr>
        <w:t xml:space="preserve">Suricata </w:t>
      </w:r>
      <w:proofErr w:type="spellStart"/>
      <w:r w:rsidR="009852C7" w:rsidRPr="009852C7">
        <w:rPr>
          <w:rFonts w:ascii="Arial" w:hAnsi="Arial" w:cs="Arial"/>
          <w:i/>
          <w:iCs/>
          <w:color w:val="000000"/>
          <w:sz w:val="20"/>
          <w:szCs w:val="20"/>
        </w:rPr>
        <w:t>suricatta</w:t>
      </w:r>
      <w:proofErr w:type="spellEnd"/>
      <w:del w:id="100" w:author="Domink_S" w:date="2024-04-22T07:05:00Z">
        <w:r w:rsidR="009852C7" w:rsidDel="00D12124">
          <w:rPr>
            <w:rFonts w:ascii="Arial" w:hAnsi="Arial" w:cs="Arial"/>
            <w:color w:val="000000"/>
            <w:sz w:val="20"/>
            <w:szCs w:val="20"/>
          </w:rPr>
          <w:delText xml:space="preserve">, </w:delText>
        </w:r>
        <w:r w:rsidR="009852C7" w:rsidDel="00D12124">
          <w:rPr>
            <w:rFonts w:ascii="Arial" w:hAnsi="Arial" w:cs="Arial"/>
            <w:color w:val="000000"/>
            <w:sz w:val="20"/>
            <w:szCs w:val="20"/>
          </w:rPr>
          <w:fldChar w:fldCharType="begin"/>
        </w:r>
        <w:r w:rsidR="008417AC" w:rsidDel="00D12124">
          <w:rPr>
            <w:rFonts w:ascii="Arial" w:hAnsi="Arial" w:cs="Arial"/>
            <w:color w:val="000000"/>
            <w:sz w:val="20"/>
            <w:szCs w:val="20"/>
          </w:rPr>
          <w:delInstrText xml:space="preserve"> ADDIN ZOTERO_ITEM CSL_CITATION {"citationID":"TOpSlpx2","properties":{"formattedCitation":"\\super 35\\nosupersub{}","plainCitation":"35","noteIndex":0},"citationItems":[{"id":472,"uris":["http://zotero.org/users/13284053/items/I436ZJWN"],"itemData":{"id":472,"type":"article-journal","abstract":"Inter-individual differences in gut microbiota composition are hypothesized to generate variation in host fitness—a premise for the evolution of host–gut microbe symbioses. However, recent evidence suggests that gut microbial communities are highly dynamic, challenging the notion that individuals harbour unique gut microbial phenotypes. Leveraging a long-term dataset of wild meerkats, we reconcile these concepts by demonstrating that the relative importance of identity for shaping gut microbiota phenotypes depends on the temporal scale. Across meerkat lifespan, year-to-year variation overshadowed the effects of identity and social group in predicting gut microbiota composition, with identity explaining on average less than 2% of variation. However, identity was the strongest predictor of microbial phenotypes over short sampling intervals (less than two months), predicting on average 20% of variation. The effect of identity was also dependent on meerkat age, with the gut microbiota becoming more individualized and stable as meerkats aged. Nevertheless, while the predictive power of identity was negligible after two months, gut microbiota composition remained weakly individualized compared to that of other meerkats for up to 1 year. These findings illuminate the degree to which individualized gut microbial signatures can be expected, with important implications for the time frames over which gut microbial phenotypes may mediate host physiology, behaviour and fitness in natural populations.","container-title":"Proceedings of the Royal Society B: Biological Sciences","DOI":"10.1098/rspb.2022.0609","issue":"1981","note":"publisher: Royal Society","page":"20220609","source":"royalsocietypublishing.org (Atypon)","title":"Gut microbiota individuality is contingent on temporal scale and age in wild meerkats","volume":"289","author":[{"family":"Risely","given":"Alice"},{"family":"Schmid","given":"Dominik W."},{"family":"Müller-Klein","given":"Nadine"},{"family":"Wilhelm","given":"Kerstin"},{"family":"Clutton-Brock","given":"Tim H."},{"family":"Manser","given":"Marta B."},{"family":"Sommer","given":"Simone"}],"issued":{"date-parts":[["2022",8,17]]}}}],"schema":"https://github.com/citation-style-language/schema/raw/master/csl-citation.json"} </w:delInstrText>
        </w:r>
        <w:r w:rsidR="009852C7" w:rsidDel="00D12124">
          <w:rPr>
            <w:rFonts w:ascii="Arial" w:hAnsi="Arial" w:cs="Arial"/>
            <w:color w:val="000000"/>
            <w:sz w:val="20"/>
            <w:szCs w:val="20"/>
          </w:rPr>
          <w:fldChar w:fldCharType="separate"/>
        </w:r>
        <w:r w:rsidR="008417AC" w:rsidRPr="008417AC" w:rsidDel="00D12124">
          <w:rPr>
            <w:rFonts w:ascii="Arial" w:hAnsi="Arial" w:cs="Arial"/>
            <w:sz w:val="20"/>
            <w:szCs w:val="24"/>
            <w:vertAlign w:val="superscript"/>
          </w:rPr>
          <w:delText>35</w:delText>
        </w:r>
        <w:r w:rsidR="009852C7" w:rsidDel="00D12124">
          <w:rPr>
            <w:rFonts w:ascii="Arial" w:hAnsi="Arial" w:cs="Arial"/>
            <w:color w:val="000000"/>
            <w:sz w:val="20"/>
            <w:szCs w:val="20"/>
          </w:rPr>
          <w:fldChar w:fldCharType="end"/>
        </w:r>
      </w:del>
      <w:r w:rsidR="009852C7">
        <w:rPr>
          <w:rFonts w:ascii="Arial" w:hAnsi="Arial" w:cs="Arial"/>
          <w:color w:val="000000"/>
          <w:sz w:val="20"/>
          <w:szCs w:val="20"/>
        </w:rPr>
        <w:t>)</w:t>
      </w:r>
      <w:ins w:id="101" w:author="Domink_S" w:date="2024-04-22T07:05:00Z">
        <w:r w:rsidR="00D12124">
          <w:rPr>
            <w:rFonts w:ascii="Arial" w:hAnsi="Arial" w:cs="Arial"/>
            <w:color w:val="000000"/>
            <w:sz w:val="20"/>
            <w:szCs w:val="20"/>
          </w:rPr>
          <w:fldChar w:fldCharType="begin"/>
        </w:r>
        <w:r w:rsidR="00D12124">
          <w:rPr>
            <w:rFonts w:ascii="Arial" w:hAnsi="Arial" w:cs="Arial"/>
            <w:color w:val="000000"/>
            <w:sz w:val="20"/>
            <w:szCs w:val="20"/>
          </w:rPr>
          <w:instrText xml:space="preserve"> ADDIN ZOTERO_ITEM CSL_CITATION {"citationID":"TOpSlpx2","properties":{"formattedCitation":"\\super 35\\nosupersub{}","plainCitation":"35","noteIndex":0},"citationItems":[{"id":472,"uris":["http://zotero.org/users/13284053/items/I436ZJWN"],"itemData":{"id":472,"type":"article-journal","abstract":"Inter-individual differences in gut microbiota composition are hypothesized to generate variation in host fitness—a premise for the evolution of host–gut microbe symbioses. However, recent evidence suggests that gut microbial communities are highly dynamic, challenging the notion that individuals harbour unique gut microbial phenotypes. Leveraging a long-term dataset of wild meerkats, we reconcile these concepts by demonstrating that the relative importance of identity for shaping gut microbiota phenotypes depends on the temporal scale. Across meerkat lifespan, year-to-year variation overshadowed the effects of identity and social group in predicting gut microbiota composition, with identity explaining on average less than 2% of variation. However, identity was the strongest predictor of microbial phenotypes over short sampling intervals (less than two months), predicting on average 20% of variation. The effect of identity was also dependent on meerkat age, with the gut microbiota becoming more individualized and stable as meerkats aged. Nevertheless, while the predictive power of identity was negligible after two months, gut microbiota composition remained weakly individualized compared to that of other meerkats for up to 1 year. These findings illuminate the degree to which individualized gut microbial signatures can be expected, with important implications for the time frames over which gut microbial phenotypes may mediate host physiology, behaviour and fitness in natural populations.","container-title":"Proceedings of the Royal Society B: Biological Sciences","DOI":"10.1098/rspb.2022.0609","issue":"1981","note":"publisher: Royal Society","page":"20220609","source":"royalsocietypublishing.org (Atypon)","title":"Gut microbiota individuality is contingent on temporal scale and age in wild meerkats","volume":"289","author":[{"family":"Risely","given":"Alice"},{"family":"Schmid","given":"Dominik W."},{"family":"Müller-Klein","given":"Nadine"},{"family":"Wilhelm","given":"Kerstin"},{"family":"Clutton-Brock","given":"Tim H."},{"family":"Manser","given":"Marta B."},{"family":"Sommer","given":"Simone"}],"issued":{"date-parts":[["2022",8,17]]}}}],"schema":"https://github.com/citation-style-language/schema/raw/master/csl-citation.json"} </w:instrText>
        </w:r>
        <w:r w:rsidR="00D12124">
          <w:rPr>
            <w:rFonts w:ascii="Arial" w:hAnsi="Arial" w:cs="Arial"/>
            <w:color w:val="000000"/>
            <w:sz w:val="20"/>
            <w:szCs w:val="20"/>
          </w:rPr>
          <w:fldChar w:fldCharType="separate"/>
        </w:r>
        <w:r w:rsidR="00D12124" w:rsidRPr="008417AC">
          <w:rPr>
            <w:rFonts w:ascii="Arial" w:hAnsi="Arial" w:cs="Arial"/>
            <w:sz w:val="20"/>
            <w:szCs w:val="24"/>
            <w:vertAlign w:val="superscript"/>
          </w:rPr>
          <w:t>35</w:t>
        </w:r>
        <w:r w:rsidR="00D12124">
          <w:rPr>
            <w:rFonts w:ascii="Arial" w:hAnsi="Arial" w:cs="Arial"/>
            <w:color w:val="000000"/>
            <w:sz w:val="20"/>
            <w:szCs w:val="20"/>
          </w:rPr>
          <w:fldChar w:fldCharType="end"/>
        </w:r>
      </w:ins>
      <w:r w:rsidR="009852C7">
        <w:rPr>
          <w:rFonts w:ascii="Arial" w:hAnsi="Arial" w:cs="Arial"/>
          <w:color w:val="000000"/>
          <w:sz w:val="20"/>
          <w:szCs w:val="20"/>
        </w:rPr>
        <w:t xml:space="preserve"> </w:t>
      </w:r>
      <w:r w:rsidR="00D2087A">
        <w:rPr>
          <w:rFonts w:ascii="Arial" w:hAnsi="Arial" w:cs="Arial"/>
          <w:color w:val="000000"/>
          <w:sz w:val="20"/>
          <w:szCs w:val="20"/>
        </w:rPr>
        <w:t xml:space="preserve">and </w:t>
      </w:r>
      <w:r w:rsidR="009852C7" w:rsidRPr="009852C7">
        <w:rPr>
          <w:rFonts w:ascii="Arial" w:hAnsi="Arial" w:cs="Arial"/>
          <w:color w:val="000000"/>
          <w:sz w:val="20"/>
          <w:szCs w:val="20"/>
        </w:rPr>
        <w:t>Assamese macaques (</w:t>
      </w:r>
      <w:proofErr w:type="spellStart"/>
      <w:r w:rsidR="009852C7" w:rsidRPr="009852C7">
        <w:rPr>
          <w:rFonts w:ascii="Arial" w:hAnsi="Arial" w:cs="Arial"/>
          <w:i/>
          <w:iCs/>
          <w:color w:val="000000"/>
          <w:sz w:val="20"/>
          <w:szCs w:val="20"/>
        </w:rPr>
        <w:t>Macaca</w:t>
      </w:r>
      <w:proofErr w:type="spellEnd"/>
      <w:r w:rsidR="009852C7" w:rsidRPr="009852C7">
        <w:rPr>
          <w:rFonts w:ascii="Arial" w:hAnsi="Arial" w:cs="Arial"/>
          <w:i/>
          <w:iCs/>
          <w:color w:val="000000"/>
          <w:sz w:val="20"/>
          <w:szCs w:val="20"/>
        </w:rPr>
        <w:t xml:space="preserve"> </w:t>
      </w:r>
      <w:proofErr w:type="spellStart"/>
      <w:r w:rsidR="009852C7" w:rsidRPr="009852C7">
        <w:rPr>
          <w:rFonts w:ascii="Arial" w:hAnsi="Arial" w:cs="Arial"/>
          <w:i/>
          <w:iCs/>
          <w:color w:val="000000"/>
          <w:sz w:val="20"/>
          <w:szCs w:val="20"/>
        </w:rPr>
        <w:t>assamensis</w:t>
      </w:r>
      <w:proofErr w:type="spellEnd"/>
      <w:del w:id="102" w:author="Domink_S" w:date="2024-04-22T07:05:00Z">
        <w:r w:rsidR="009852C7" w:rsidDel="00D12124">
          <w:rPr>
            <w:rFonts w:ascii="Arial" w:hAnsi="Arial" w:cs="Arial"/>
            <w:color w:val="000000"/>
            <w:sz w:val="20"/>
            <w:szCs w:val="20"/>
          </w:rPr>
          <w:delText xml:space="preserve">, </w:delText>
        </w:r>
        <w:r w:rsidR="009852C7" w:rsidDel="00D12124">
          <w:rPr>
            <w:rFonts w:ascii="Arial" w:hAnsi="Arial" w:cs="Arial"/>
            <w:color w:val="000000"/>
            <w:sz w:val="20"/>
            <w:szCs w:val="20"/>
          </w:rPr>
          <w:fldChar w:fldCharType="begin"/>
        </w:r>
        <w:r w:rsidR="008417AC" w:rsidDel="00D12124">
          <w:rPr>
            <w:rFonts w:ascii="Arial" w:hAnsi="Arial" w:cs="Arial"/>
            <w:color w:val="000000"/>
            <w:sz w:val="20"/>
            <w:szCs w:val="20"/>
          </w:rPr>
          <w:delInstrText xml:space="preserve"> ADDIN ZOTERO_ITEM CSL_CITATION {"citationID":"jrKCWYhl","properties":{"formattedCitation":"\\super 36\\nosupersub{}","plainCitation":"36","noteIndex":0},"citationItems":[{"id":299,"uris":["http://zotero.org/users/13284053/items/W3FYCMZE"],"itemData":{"id":299,"type":"article-journal","abstract":"Background:  Pronounced heterogeneity of age trajectories has been identified as a hallmark of the gut microbiota in humans and has been explained by marked changes in lifestyle and health condition. Comparatively, age-related personalization of microbiota is understudied in natural systems limiting our comprehension of patterns observed in humans from ecological and evolutionary perspectives.\nResults:  Here, we tested age-related changes in the diversity, stability, and composition of the gut bacterial community using 16S rRNA gene sequencing with dense repeated sampling over three seasons in a cross-sectional age sample of adult female Assamese macaques (Macaca assamensis) living in their natural forest habitat. Gut bacterial composition exhibited a personal signature which became less stable as individuals aged. This lack of stability was not explained by differences in microbiota diversity but rather linked to an increase in the relative abundance of rare bacterial taxa. The lack of age-related changes in core taxa or convergence with age to a common state of the community hampered predicting gut bacterial composition of aged individuals. On the contrary, we found increasing personalization of the gut bacterial composition with age, indicating that composition in older individuals was increasingly divergent from the rest of the population. Reduced direct transmission of bacteria resulting from decreasing social activity may contribute to, but not be sufficient to explain, increasing personalization with age.\nConclusions:  Together, our results challenge the assumption of a constant microbiota through adult life in a wild primate. Within the limits of this study, the fact that increasing personalization of the aging microbiota is not restricted to humans suggests the underlying process to be evolved instead of provoked only by modern lifestyle of and health care for the elderly.","container-title":"Microbiome","DOI":"10.1186/s40168-022-01283-2","ISSN":"2049-2618","issue":"1","journalAbbreviation":"Microbiome","language":"en","page":"95","source":"DOI.org (Crossref)","title":"Aging gut microbiota of wild macaques are equally diverse, less stable, but progressively personalized","volume":"10","author":[{"family":"Sadoughi","given":"Baptiste"},{"family":"Schneider","given":"Dominik"},{"family":"Daniel","given":"Rolf"},{"family":"Schülke","given":"Oliver"},{"family":"Ostner","given":"Julia"}],"issued":{"date-parts":[["2022",12]]}}}],"schema":"https://github.com/citation-style-language/schema/raw/master/csl-citation.json"} </w:delInstrText>
        </w:r>
        <w:r w:rsidR="009852C7" w:rsidDel="00D12124">
          <w:rPr>
            <w:rFonts w:ascii="Arial" w:hAnsi="Arial" w:cs="Arial"/>
            <w:color w:val="000000"/>
            <w:sz w:val="20"/>
            <w:szCs w:val="20"/>
          </w:rPr>
          <w:fldChar w:fldCharType="separate"/>
        </w:r>
        <w:r w:rsidR="008417AC" w:rsidRPr="008417AC" w:rsidDel="00D12124">
          <w:rPr>
            <w:rFonts w:ascii="Arial" w:hAnsi="Arial" w:cs="Arial"/>
            <w:sz w:val="20"/>
            <w:szCs w:val="24"/>
            <w:vertAlign w:val="superscript"/>
          </w:rPr>
          <w:delText>36</w:delText>
        </w:r>
        <w:r w:rsidR="009852C7" w:rsidDel="00D12124">
          <w:rPr>
            <w:rFonts w:ascii="Arial" w:hAnsi="Arial" w:cs="Arial"/>
            <w:color w:val="000000"/>
            <w:sz w:val="20"/>
            <w:szCs w:val="20"/>
          </w:rPr>
          <w:fldChar w:fldCharType="end"/>
        </w:r>
      </w:del>
      <w:r w:rsidR="009852C7" w:rsidRPr="009852C7">
        <w:rPr>
          <w:rFonts w:ascii="Arial" w:hAnsi="Arial" w:cs="Arial"/>
          <w:color w:val="000000"/>
          <w:sz w:val="20"/>
          <w:szCs w:val="20"/>
        </w:rPr>
        <w:t>)</w:t>
      </w:r>
      <w:ins w:id="103" w:author="Domink_S" w:date="2024-04-22T07:05:00Z">
        <w:r w:rsidR="00D12124">
          <w:rPr>
            <w:rFonts w:ascii="Arial" w:hAnsi="Arial" w:cs="Arial"/>
            <w:color w:val="000000"/>
            <w:sz w:val="20"/>
            <w:szCs w:val="20"/>
          </w:rPr>
          <w:fldChar w:fldCharType="begin"/>
        </w:r>
        <w:r w:rsidR="00D12124">
          <w:rPr>
            <w:rFonts w:ascii="Arial" w:hAnsi="Arial" w:cs="Arial"/>
            <w:color w:val="000000"/>
            <w:sz w:val="20"/>
            <w:szCs w:val="20"/>
          </w:rPr>
          <w:instrText xml:space="preserve"> ADDIN ZOTERO_ITEM CSL_CITATION {"citationID":"jrKCWYhl","properties":{"formattedCitation":"\\super 36\\nosupersub{}","plainCitation":"36","noteIndex":0},"citationItems":[{"id":299,"uris":["http://zotero.org/users/13284053/items/W3FYCMZE"],"itemData":{"id":299,"type":"article-journal","abstract":"Background:  Pronounced heterogeneity of age trajectories has been identified as a hallmark of the gut microbiota in humans and has been explained by marked changes in lifestyle and health condition. Comparatively, age-related personalization of microbiota is understudied in natural systems limiting our comprehension of patterns observed in humans from ecological and evolutionary perspectives.\nResults:  Here, we tested age-related changes in the diversity, stability, and composition of the gut bacterial community using 16S rRNA gene sequencing with dense repeated sampling over three seasons in a cross-sectional age sample of adult female Assamese macaques (Macaca assamensis) living in their natural forest habitat. Gut bacterial composition exhibited a personal signature which became less stable as individuals aged. This lack of stability was not explained by differences in microbiota diversity but rather linked to an increase in the relative abundance of rare bacterial taxa. The lack of age-related changes in core taxa or convergence with age to a common state of the community hampered predicting gut bacterial composition of aged individuals. On the contrary, we found increasing personalization of the gut bacterial composition with age, indicating that composition in older individuals was increasingly divergent from the rest of the population. Reduced direct transmission of bacteria resulting from decreasing social activity may contribute to, but not be sufficient to explain, increasing personalization with age.\nConclusions:  Together, our results challenge the assumption of a constant microbiota through adult life in a wild primate. Within the limits of this study, the fact that increasing personalization of the aging microbiota is not restricted to humans suggests the underlying process to be evolved instead of provoked only by modern lifestyle of and health care for the elderly.","container-title":"Microbiome","DOI":"10.1186/s40168-022-01283-2","ISSN":"2049-2618","issue":"1","journalAbbreviation":"Microbiome","language":"en","page":"95","source":"DOI.org (Crossref)","title":"Aging gut microbiota of wild macaques are equally diverse, less stable, but progressively personalized","volume":"10","author":[{"family":"Sadoughi","given":"Baptiste"},{"family":"Schneider","given":"Dominik"},{"family":"Daniel","given":"Rolf"},{"family":"Schülke","given":"Oliver"},{"family":"Ostner","given":"Julia"}],"issued":{"date-parts":[["2022",12]]}}}],"schema":"https://github.com/citation-style-language/schema/raw/master/csl-citation.json"} </w:instrText>
        </w:r>
        <w:r w:rsidR="00D12124">
          <w:rPr>
            <w:rFonts w:ascii="Arial" w:hAnsi="Arial" w:cs="Arial"/>
            <w:color w:val="000000"/>
            <w:sz w:val="20"/>
            <w:szCs w:val="20"/>
          </w:rPr>
          <w:fldChar w:fldCharType="separate"/>
        </w:r>
        <w:r w:rsidR="00D12124" w:rsidRPr="008417AC">
          <w:rPr>
            <w:rFonts w:ascii="Arial" w:hAnsi="Arial" w:cs="Arial"/>
            <w:sz w:val="20"/>
            <w:szCs w:val="24"/>
            <w:vertAlign w:val="superscript"/>
          </w:rPr>
          <w:t>36</w:t>
        </w:r>
        <w:r w:rsidR="00D12124">
          <w:rPr>
            <w:rFonts w:ascii="Arial" w:hAnsi="Arial" w:cs="Arial"/>
            <w:color w:val="000000"/>
            <w:sz w:val="20"/>
            <w:szCs w:val="20"/>
          </w:rPr>
          <w:fldChar w:fldCharType="end"/>
        </w:r>
      </w:ins>
      <w:r w:rsidR="002F61F6">
        <w:rPr>
          <w:rFonts w:ascii="Arial" w:hAnsi="Arial" w:cs="Arial"/>
          <w:color w:val="000000"/>
          <w:sz w:val="20"/>
          <w:szCs w:val="20"/>
        </w:rPr>
        <w:t xml:space="preserve"> and an almost</w:t>
      </w:r>
      <w:r w:rsidR="009852C7">
        <w:rPr>
          <w:rFonts w:ascii="Arial" w:hAnsi="Arial" w:cs="Arial"/>
          <w:color w:val="000000"/>
          <w:sz w:val="20"/>
          <w:szCs w:val="20"/>
        </w:rPr>
        <w:t xml:space="preserve"> universal feature believed </w:t>
      </w:r>
      <w:r w:rsidR="002F61F6">
        <w:rPr>
          <w:rFonts w:ascii="Arial" w:hAnsi="Arial" w:cs="Arial"/>
          <w:color w:val="000000"/>
          <w:sz w:val="20"/>
          <w:szCs w:val="20"/>
        </w:rPr>
        <w:t xml:space="preserve">to be connection to </w:t>
      </w:r>
      <w:r w:rsidR="00DA7425">
        <w:rPr>
          <w:rFonts w:ascii="Arial" w:hAnsi="Arial" w:cs="Arial"/>
          <w:color w:val="000000"/>
          <w:sz w:val="20"/>
          <w:szCs w:val="20"/>
        </w:rPr>
        <w:t>shifts in diet</w:t>
      </w:r>
      <w:r w:rsidR="002F61F6">
        <w:rPr>
          <w:rFonts w:ascii="Arial" w:hAnsi="Arial" w:cs="Arial"/>
          <w:color w:val="000000"/>
          <w:sz w:val="20"/>
          <w:szCs w:val="20"/>
        </w:rPr>
        <w:t xml:space="preserve"> and </w:t>
      </w:r>
      <w:r w:rsidR="009852C7">
        <w:rPr>
          <w:rFonts w:ascii="Arial" w:hAnsi="Arial" w:cs="Arial"/>
          <w:color w:val="000000"/>
          <w:sz w:val="20"/>
          <w:szCs w:val="20"/>
        </w:rPr>
        <w:t xml:space="preserve">maturation </w:t>
      </w:r>
      <w:r w:rsidR="002F61F6">
        <w:rPr>
          <w:rFonts w:ascii="Arial" w:hAnsi="Arial" w:cs="Arial"/>
          <w:color w:val="000000"/>
          <w:sz w:val="20"/>
          <w:szCs w:val="20"/>
        </w:rPr>
        <w:t xml:space="preserve">of immunity </w:t>
      </w:r>
      <w:r w:rsidR="00DA7425">
        <w:rPr>
          <w:rFonts w:ascii="Arial" w:hAnsi="Arial" w:cs="Arial"/>
          <w:color w:val="000000"/>
          <w:sz w:val="20"/>
          <w:szCs w:val="20"/>
        </w:rPr>
        <w:t>during</w:t>
      </w:r>
      <w:r w:rsidR="002F61F6">
        <w:rPr>
          <w:rFonts w:ascii="Arial" w:hAnsi="Arial" w:cs="Arial"/>
          <w:color w:val="000000"/>
          <w:sz w:val="20"/>
          <w:szCs w:val="20"/>
        </w:rPr>
        <w:t xml:space="preserve"> </w:t>
      </w:r>
      <w:r w:rsidR="009852C7">
        <w:rPr>
          <w:rFonts w:ascii="Arial" w:hAnsi="Arial" w:cs="Arial"/>
          <w:color w:val="000000"/>
          <w:sz w:val="20"/>
          <w:szCs w:val="20"/>
        </w:rPr>
        <w:t>mammal</w:t>
      </w:r>
      <w:r w:rsidR="00DA7425">
        <w:rPr>
          <w:rFonts w:ascii="Arial" w:hAnsi="Arial" w:cs="Arial"/>
          <w:color w:val="000000"/>
          <w:sz w:val="20"/>
          <w:szCs w:val="20"/>
        </w:rPr>
        <w:t xml:space="preserve"> ontogeny</w:t>
      </w:r>
      <w:r w:rsidR="00DB2A23">
        <w:rPr>
          <w:rFonts w:ascii="Arial" w:hAnsi="Arial" w:cs="Arial"/>
          <w:color w:val="000000"/>
          <w:sz w:val="20"/>
          <w:szCs w:val="20"/>
        </w:rPr>
        <w:t xml:space="preserve">. </w:t>
      </w:r>
      <w:r w:rsidR="00CE6AF5">
        <w:rPr>
          <w:rFonts w:ascii="Arial" w:hAnsi="Arial" w:cs="Arial"/>
          <w:color w:val="000000"/>
          <w:sz w:val="20"/>
          <w:szCs w:val="20"/>
        </w:rPr>
        <w:t>The lack of an age effect might be explained by the fact that our samples were gathered from volant animals, which likely have already undergone a switch to an adult and, hence, insect</w:t>
      </w:r>
      <w:ins w:id="104" w:author="Domink_S" w:date="2024-04-22T07:06:00Z">
        <w:r w:rsidR="00047C11">
          <w:rPr>
            <w:rFonts w:ascii="Arial" w:hAnsi="Arial" w:cs="Arial"/>
            <w:color w:val="000000"/>
            <w:sz w:val="20"/>
            <w:szCs w:val="20"/>
          </w:rPr>
          <w:t>-dominated</w:t>
        </w:r>
      </w:ins>
      <w:r w:rsidR="00CE6AF5">
        <w:rPr>
          <w:rFonts w:ascii="Arial" w:hAnsi="Arial" w:cs="Arial"/>
          <w:color w:val="000000"/>
          <w:sz w:val="20"/>
          <w:szCs w:val="20"/>
        </w:rPr>
        <w:t xml:space="preserve"> diet, while still having an unfused epiphysis. In addition</w:t>
      </w:r>
      <w:r w:rsidR="00DB2A23">
        <w:rPr>
          <w:rFonts w:ascii="Arial" w:hAnsi="Arial" w:cs="Arial"/>
          <w:color w:val="000000"/>
          <w:sz w:val="20"/>
          <w:szCs w:val="20"/>
        </w:rPr>
        <w:t xml:space="preserve">, we found </w:t>
      </w:r>
      <w:ins w:id="105" w:author="Domink_S" w:date="2024-04-12T09:02:00Z">
        <w:r w:rsidR="000A122D">
          <w:rPr>
            <w:rFonts w:ascii="Arial" w:hAnsi="Arial" w:cs="Arial"/>
            <w:color w:val="000000"/>
            <w:sz w:val="20"/>
            <w:szCs w:val="20"/>
          </w:rPr>
          <w:t xml:space="preserve">some </w:t>
        </w:r>
      </w:ins>
      <w:r w:rsidR="00DB2A23">
        <w:rPr>
          <w:rFonts w:ascii="Arial" w:hAnsi="Arial" w:cs="Arial"/>
          <w:color w:val="000000"/>
          <w:sz w:val="20"/>
          <w:szCs w:val="20"/>
        </w:rPr>
        <w:t xml:space="preserve">differences between habitats and thereby an effect of environmental variability on the gut microbial community composition in </w:t>
      </w:r>
      <w:r w:rsidR="00DB2A23" w:rsidRPr="00DB2A23">
        <w:rPr>
          <w:rFonts w:ascii="Arial" w:hAnsi="Arial" w:cs="Arial"/>
          <w:i/>
          <w:iCs/>
          <w:color w:val="000000"/>
          <w:sz w:val="20"/>
          <w:szCs w:val="20"/>
        </w:rPr>
        <w:t xml:space="preserve">H. </w:t>
      </w:r>
      <w:proofErr w:type="spellStart"/>
      <w:r w:rsidR="004A67E7">
        <w:rPr>
          <w:rFonts w:ascii="Arial" w:hAnsi="Arial" w:cs="Arial"/>
          <w:i/>
          <w:iCs/>
          <w:color w:val="000000"/>
          <w:sz w:val="20"/>
          <w:szCs w:val="20"/>
        </w:rPr>
        <w:t>caffer</w:t>
      </w:r>
      <w:proofErr w:type="spellEnd"/>
      <w:r w:rsidR="00DB2A23">
        <w:rPr>
          <w:rFonts w:ascii="Arial" w:hAnsi="Arial" w:cs="Arial"/>
          <w:color w:val="000000"/>
          <w:sz w:val="20"/>
          <w:szCs w:val="20"/>
        </w:rPr>
        <w:t xml:space="preserve"> </w:t>
      </w:r>
      <w:r w:rsidR="00DB2A23" w:rsidRPr="00AB3AA7">
        <w:rPr>
          <w:rFonts w:ascii="Arial" w:hAnsi="Arial" w:cs="Arial"/>
          <w:i/>
          <w:color w:val="000000"/>
          <w:sz w:val="20"/>
          <w:szCs w:val="20"/>
        </w:rPr>
        <w:t>D</w:t>
      </w:r>
      <w:r w:rsidR="00DB2A23">
        <w:rPr>
          <w:rFonts w:ascii="Arial" w:hAnsi="Arial" w:cs="Arial"/>
          <w:color w:val="000000"/>
          <w:sz w:val="20"/>
          <w:szCs w:val="20"/>
        </w:rPr>
        <w:t xml:space="preserve"> (Supplementary Fig </w:t>
      </w:r>
      <w:del w:id="106" w:author="Domink_S" w:date="2024-04-12T09:03:00Z">
        <w:r w:rsidR="00DB2A23" w:rsidDel="000A122D">
          <w:rPr>
            <w:rFonts w:ascii="Arial" w:hAnsi="Arial" w:cs="Arial"/>
            <w:color w:val="000000"/>
            <w:sz w:val="20"/>
            <w:szCs w:val="20"/>
          </w:rPr>
          <w:delText>5</w:delText>
        </w:r>
      </w:del>
      <w:ins w:id="107" w:author="Domink_S" w:date="2024-04-12T09:03:00Z">
        <w:r w:rsidR="000A122D">
          <w:rPr>
            <w:rFonts w:ascii="Arial" w:hAnsi="Arial" w:cs="Arial"/>
            <w:color w:val="000000"/>
            <w:sz w:val="20"/>
            <w:szCs w:val="20"/>
          </w:rPr>
          <w:t>4E-F</w:t>
        </w:r>
      </w:ins>
      <w:r w:rsidR="00DB2A23">
        <w:rPr>
          <w:rFonts w:ascii="Arial" w:hAnsi="Arial" w:cs="Arial"/>
          <w:color w:val="000000"/>
          <w:sz w:val="20"/>
          <w:szCs w:val="20"/>
        </w:rPr>
        <w:t xml:space="preserve">; Supplementary Table 2). </w:t>
      </w:r>
      <w:r w:rsidR="00EA5F86">
        <w:rPr>
          <w:rFonts w:ascii="Arial" w:hAnsi="Arial" w:cs="Arial"/>
          <w:color w:val="000000"/>
          <w:sz w:val="20"/>
          <w:szCs w:val="20"/>
        </w:rPr>
        <w:t>Colonialization</w:t>
      </w:r>
      <w:r w:rsidR="001B3304">
        <w:rPr>
          <w:rFonts w:ascii="Arial" w:hAnsi="Arial" w:cs="Arial"/>
          <w:color w:val="000000"/>
          <w:sz w:val="20"/>
          <w:szCs w:val="20"/>
        </w:rPr>
        <w:t xml:space="preserve"> of the enteric tract by environmentally acquired bacteria and the expansion of bacteria profiting from local food resources are reasons </w:t>
      </w:r>
      <w:r w:rsidR="009D6FA4">
        <w:rPr>
          <w:rFonts w:ascii="Arial" w:hAnsi="Arial" w:cs="Arial"/>
          <w:color w:val="000000"/>
          <w:sz w:val="20"/>
          <w:szCs w:val="20"/>
        </w:rPr>
        <w:t xml:space="preserve">for </w:t>
      </w:r>
      <w:r w:rsidR="001B3304">
        <w:rPr>
          <w:rFonts w:ascii="Arial" w:hAnsi="Arial" w:cs="Arial"/>
          <w:color w:val="000000"/>
          <w:sz w:val="20"/>
          <w:szCs w:val="20"/>
        </w:rPr>
        <w:t xml:space="preserve">differences between </w:t>
      </w:r>
      <w:r w:rsidR="009D6FA4">
        <w:rPr>
          <w:rFonts w:ascii="Arial" w:hAnsi="Arial" w:cs="Arial"/>
          <w:color w:val="000000"/>
          <w:sz w:val="20"/>
          <w:szCs w:val="20"/>
        </w:rPr>
        <w:t xml:space="preserve">natural </w:t>
      </w:r>
      <w:r w:rsidR="00B66C6B">
        <w:rPr>
          <w:rFonts w:ascii="Arial" w:hAnsi="Arial" w:cs="Arial"/>
          <w:color w:val="000000"/>
          <w:sz w:val="20"/>
          <w:szCs w:val="20"/>
        </w:rPr>
        <w:t xml:space="preserve">habitats </w:t>
      </w:r>
      <w:r w:rsidR="009D6FA4">
        <w:rPr>
          <w:rFonts w:ascii="Arial" w:hAnsi="Arial" w:cs="Arial"/>
          <w:color w:val="000000"/>
          <w:sz w:val="20"/>
          <w:szCs w:val="20"/>
        </w:rPr>
        <w:t>(e.g., Lesser long-nosed bat (</w:t>
      </w:r>
      <w:proofErr w:type="spellStart"/>
      <w:r w:rsidR="009D6FA4" w:rsidRPr="009D6FA4">
        <w:rPr>
          <w:rFonts w:ascii="Arial" w:hAnsi="Arial" w:cs="Arial"/>
          <w:i/>
          <w:iCs/>
          <w:color w:val="000000"/>
          <w:sz w:val="20"/>
          <w:szCs w:val="20"/>
        </w:rPr>
        <w:t>Leptonycteris</w:t>
      </w:r>
      <w:proofErr w:type="spellEnd"/>
      <w:r w:rsidR="009D6FA4" w:rsidRPr="009D6FA4">
        <w:rPr>
          <w:rFonts w:ascii="Arial" w:hAnsi="Arial" w:cs="Arial"/>
          <w:i/>
          <w:iCs/>
          <w:color w:val="000000"/>
          <w:sz w:val="20"/>
          <w:szCs w:val="20"/>
        </w:rPr>
        <w:t xml:space="preserve"> </w:t>
      </w:r>
      <w:proofErr w:type="spellStart"/>
      <w:r w:rsidR="009D6FA4" w:rsidRPr="009D6FA4">
        <w:rPr>
          <w:rFonts w:ascii="Arial" w:hAnsi="Arial" w:cs="Arial"/>
          <w:i/>
          <w:iCs/>
          <w:color w:val="000000"/>
          <w:sz w:val="20"/>
          <w:szCs w:val="20"/>
        </w:rPr>
        <w:t>yerbabuenae</w:t>
      </w:r>
      <w:proofErr w:type="spellEnd"/>
      <w:del w:id="108" w:author="Domink_S" w:date="2024-04-22T07:06:00Z">
        <w:r w:rsidR="009D6FA4" w:rsidDel="00047C11">
          <w:rPr>
            <w:rFonts w:ascii="Arial" w:hAnsi="Arial" w:cs="Arial"/>
            <w:color w:val="000000"/>
            <w:sz w:val="20"/>
            <w:szCs w:val="20"/>
          </w:rPr>
          <w:delText xml:space="preserve">, </w:delText>
        </w:r>
        <w:r w:rsidR="009D6FA4" w:rsidDel="00047C11">
          <w:rPr>
            <w:rFonts w:ascii="Arial" w:hAnsi="Arial" w:cs="Arial"/>
            <w:color w:val="000000"/>
            <w:sz w:val="20"/>
            <w:szCs w:val="20"/>
          </w:rPr>
          <w:fldChar w:fldCharType="begin"/>
        </w:r>
        <w:r w:rsidR="008417AC" w:rsidDel="00047C11">
          <w:rPr>
            <w:rFonts w:ascii="Arial" w:hAnsi="Arial" w:cs="Arial"/>
            <w:color w:val="000000"/>
            <w:sz w:val="20"/>
            <w:szCs w:val="20"/>
          </w:rPr>
          <w:delInstrText xml:space="preserve"> ADDIN ZOTERO_ITEM CSL_CITATION {"citationID":"iKSppXxm","properties":{"formattedCitation":"\\super 37\\nosupersub{}","plainCitation":"37","noteIndex":0},"citationItems":[{"id":203,"uris":["http://zotero.org/users/13284053/items/NQKK4LUK"],"itemData":{"id":203,"type":"article-journal","abstract":"Migratory animals live in a world of constant change. Animals undergo many physiological changes preparing themselves for the migration. Although this ﬁeld has been studied extensively over the last decades, we know relatively little about the seasonal changes that occur in the microbial communities that these animals carry in their guts. Here, we assessed the V4 region of the 16S rRNA high-throughput sequencing data as a proxy to estimate microbiome diversity of tequila bats from fecal pellets and evaluate how the natural process of migration shapes the microbiome composition and diversity. We collected samples from individual bats at two localities in the dry forest biome (Chamela and Coquimatlán) and one site at the endpoint of the migration in the Sonoran Desert (Pinacate). We found that the gut microbiome of the tequila bats is dominated largely by Firmicutes and Proteobacteria. Our data also provide insights on how microbiome diversity shifts at the same site in consecutive years. Our study has demonstrated that both locality and year-to-year variation contribute to shaping the composition, overall diversity, and “uniqueness” of the gut microbiome of migratory nectar-feeding female bats, with localities from the dry forest biome looking more like each other compared to those from the desert biome. In terms of beta diversity, our data show a stratiﬁed effect in which the samples’ locality was the strongest factor inﬂuencing the gut microbiome but with signiﬁcant variation between consecutive years at the same locality.","container-title":"Microbiology Spectrum","DOI":"10.1128/Spectrum.01525-21","ISSN":"2165-0497","issue":"3","journalAbbreviation":"Microbiol Spectr","language":"en","page":"e01525-21","source":"DOI.org (Crossref)","title":"A Faithful Gut: Core Features of Gastrointestinal Microbiota of Long-Distance Migratory Bats Remain Stable despite Dietary Shifts Driving Differences in Specific Bacterial Taxa","title-short":"A Faithful Gut","volume":"9","author":[{"family":"Víquez-R","given":"Luis"},{"family":"Speer","given":"Kelly"},{"family":"Wilhelm","given":"Kerstin"},{"family":"Simmons","given":"Nancy"},{"family":"Medellín","given":"Rodrigo A."},{"family":"Sommer","given":"Simone"},{"family":"Tschapka","given":"Marco"}],"editor":[{"family":"Xu","given":"Zhenjiang Zech"}],"issued":{"date-parts":[["2021",12,22]]}}}],"schema":"https://github.com/citation-style-language/schema/raw/master/csl-citation.json"} </w:delInstrText>
        </w:r>
        <w:r w:rsidR="009D6FA4" w:rsidDel="00047C11">
          <w:rPr>
            <w:rFonts w:ascii="Arial" w:hAnsi="Arial" w:cs="Arial"/>
            <w:color w:val="000000"/>
            <w:sz w:val="20"/>
            <w:szCs w:val="20"/>
          </w:rPr>
          <w:fldChar w:fldCharType="separate"/>
        </w:r>
        <w:r w:rsidR="008417AC" w:rsidRPr="008417AC" w:rsidDel="00047C11">
          <w:rPr>
            <w:rFonts w:ascii="Arial" w:hAnsi="Arial" w:cs="Arial"/>
            <w:sz w:val="20"/>
            <w:szCs w:val="24"/>
            <w:vertAlign w:val="superscript"/>
          </w:rPr>
          <w:delText>37</w:delText>
        </w:r>
        <w:r w:rsidR="009D6FA4" w:rsidDel="00047C11">
          <w:rPr>
            <w:rFonts w:ascii="Arial" w:hAnsi="Arial" w:cs="Arial"/>
            <w:color w:val="000000"/>
            <w:sz w:val="20"/>
            <w:szCs w:val="20"/>
          </w:rPr>
          <w:fldChar w:fldCharType="end"/>
        </w:r>
      </w:del>
      <w:r w:rsidR="009D6FA4">
        <w:rPr>
          <w:rFonts w:ascii="Arial" w:hAnsi="Arial" w:cs="Arial"/>
          <w:color w:val="000000"/>
          <w:sz w:val="20"/>
          <w:szCs w:val="20"/>
        </w:rPr>
        <w:t>)</w:t>
      </w:r>
      <w:ins w:id="109" w:author="Domink_S" w:date="2024-04-22T07:06:00Z">
        <w:r w:rsidR="00047C11">
          <w:rPr>
            <w:rFonts w:ascii="Arial" w:hAnsi="Arial" w:cs="Arial"/>
            <w:color w:val="000000"/>
            <w:sz w:val="20"/>
            <w:szCs w:val="20"/>
          </w:rPr>
          <w:fldChar w:fldCharType="begin"/>
        </w:r>
        <w:r w:rsidR="00047C11">
          <w:rPr>
            <w:rFonts w:ascii="Arial" w:hAnsi="Arial" w:cs="Arial"/>
            <w:color w:val="000000"/>
            <w:sz w:val="20"/>
            <w:szCs w:val="20"/>
          </w:rPr>
          <w:instrText xml:space="preserve"> ADDIN ZOTERO_ITEM CSL_CITATION {"citationID":"iKSppXxm","properties":{"formattedCitation":"\\super 37\\nosupersub{}","plainCitation":"37","noteIndex":0},"citationItems":[{"id":203,"uris":["http://zotero.org/users/13284053/items/NQKK4LUK"],"itemData":{"id":203,"type":"article-journal","abstract":"Migratory animals live in a world of constant change. Animals undergo many physiological changes preparing themselves for the migration. Although this ﬁeld has been studied extensively over the last decades, we know relatively little about the seasonal changes that occur in the microbial communities that these animals carry in their guts. Here, we assessed the V4 region of the 16S rRNA high-throughput sequencing data as a proxy to estimate microbiome diversity of tequila bats from fecal pellets and evaluate how the natural process of migration shapes the microbiome composition and diversity. We collected samples from individual bats at two localities in the dry forest biome (Chamela and Coquimatlán) and one site at the endpoint of the migration in the Sonoran Desert (Pinacate). We found that the gut microbiome of the tequila bats is dominated largely by Firmicutes and Proteobacteria. Our data also provide insights on how microbiome diversity shifts at the same site in consecutive years. Our study has demonstrated that both locality and year-to-year variation contribute to shaping the composition, overall diversity, and “uniqueness” of the gut microbiome of migratory nectar-feeding female bats, with localities from the dry forest biome looking more like each other compared to those from the desert biome. In terms of beta diversity, our data show a stratiﬁed effect in which the samples’ locality was the strongest factor inﬂuencing the gut microbiome but with signiﬁcant variation between consecutive years at the same locality.","container-title":"Microbiology Spectrum","DOI":"10.1128/Spectrum.01525-21","ISSN":"2165-0497","issue":"3","journalAbbreviation":"Microbiol Spectr","language":"en","page":"e01525-21","source":"DOI.org (Crossref)","title":"A Faithful Gut: Core Features of Gastrointestinal Microbiota of Long-Distance Migratory Bats Remain Stable despite Dietary Shifts Driving Differences in Specific Bacterial Taxa","title-short":"A Faithful Gut","volume":"9","author":[{"family":"Víquez-R","given":"Luis"},{"family":"Speer","given":"Kelly"},{"family":"Wilhelm","given":"Kerstin"},{"family":"Simmons","given":"Nancy"},{"family":"Medellín","given":"Rodrigo A."},{"family":"Sommer","given":"Simone"},{"family":"Tschapka","given":"Marco"}],"editor":[{"family":"Xu","given":"Zhenjiang Zech"}],"issued":{"date-parts":[["2021",12,22]]}}}],"schema":"https://github.com/citation-style-language/schema/raw/master/csl-citation.json"} </w:instrText>
        </w:r>
        <w:r w:rsidR="00047C11">
          <w:rPr>
            <w:rFonts w:ascii="Arial" w:hAnsi="Arial" w:cs="Arial"/>
            <w:color w:val="000000"/>
            <w:sz w:val="20"/>
            <w:szCs w:val="20"/>
          </w:rPr>
          <w:fldChar w:fldCharType="separate"/>
        </w:r>
        <w:r w:rsidR="00047C11" w:rsidRPr="008417AC">
          <w:rPr>
            <w:rFonts w:ascii="Arial" w:hAnsi="Arial" w:cs="Arial"/>
            <w:sz w:val="20"/>
            <w:szCs w:val="24"/>
            <w:vertAlign w:val="superscript"/>
          </w:rPr>
          <w:t>37</w:t>
        </w:r>
        <w:r w:rsidR="00047C11">
          <w:rPr>
            <w:rFonts w:ascii="Arial" w:hAnsi="Arial" w:cs="Arial"/>
            <w:color w:val="000000"/>
            <w:sz w:val="20"/>
            <w:szCs w:val="20"/>
          </w:rPr>
          <w:fldChar w:fldCharType="end"/>
        </w:r>
      </w:ins>
      <w:r w:rsidR="009D6FA4">
        <w:rPr>
          <w:rFonts w:ascii="Arial" w:hAnsi="Arial" w:cs="Arial"/>
          <w:color w:val="000000"/>
          <w:sz w:val="20"/>
          <w:szCs w:val="20"/>
        </w:rPr>
        <w:t xml:space="preserve">; </w:t>
      </w:r>
      <w:r w:rsidR="00B66C6B">
        <w:rPr>
          <w:rFonts w:ascii="Arial" w:hAnsi="Arial" w:cs="Arial"/>
          <w:color w:val="000000"/>
          <w:sz w:val="20"/>
          <w:szCs w:val="20"/>
        </w:rPr>
        <w:t>Rocky Mountain Elk (</w:t>
      </w:r>
      <w:r w:rsidR="00B66C6B" w:rsidRPr="00B66C6B">
        <w:rPr>
          <w:rFonts w:ascii="Arial" w:hAnsi="Arial" w:cs="Arial"/>
          <w:i/>
          <w:iCs/>
          <w:color w:val="000000"/>
          <w:sz w:val="20"/>
          <w:szCs w:val="20"/>
        </w:rPr>
        <w:t>Cervus canadensis</w:t>
      </w:r>
      <w:del w:id="110" w:author="Domink_S" w:date="2024-04-22T07:07:00Z">
        <w:r w:rsidR="00B66C6B" w:rsidDel="00047C11">
          <w:rPr>
            <w:rFonts w:ascii="Arial" w:hAnsi="Arial" w:cs="Arial"/>
            <w:color w:val="000000"/>
            <w:sz w:val="20"/>
            <w:szCs w:val="20"/>
          </w:rPr>
          <w:delText xml:space="preserve">, </w:delText>
        </w:r>
        <w:r w:rsidR="00B66C6B" w:rsidDel="00047C11">
          <w:rPr>
            <w:rFonts w:ascii="Arial" w:hAnsi="Arial" w:cs="Arial"/>
            <w:color w:val="000000"/>
            <w:sz w:val="20"/>
            <w:szCs w:val="20"/>
          </w:rPr>
          <w:fldChar w:fldCharType="begin"/>
        </w:r>
        <w:r w:rsidR="008417AC" w:rsidDel="00047C11">
          <w:rPr>
            <w:rFonts w:ascii="Arial" w:hAnsi="Arial" w:cs="Arial"/>
            <w:color w:val="000000"/>
            <w:sz w:val="20"/>
            <w:szCs w:val="20"/>
          </w:rPr>
          <w:delInstrText xml:space="preserve"> ADDIN ZOTERO_ITEM CSL_CITATION {"citationID":"t15p9HIn","properties":{"formattedCitation":"\\super 38\\nosupersub{}","plainCitation":"38","noteIndex":0},"citationItems":[{"id":558,"uris":["http://zotero.org/users/13284053/items/ZZ2MIDQY"],"itemData":{"id":558,"type":"article-journal","abstract":"Fecal microbial biomarkers represent a less invasive alternative for acquiring information on wildlife populations than many traditional sampling methodologies. Our goal was to evaluate linkages between fecal microbiome communities in Rocky Mountain elk (Cervus canadensis) and four host factors including sex, age, population, and physical condition (body-fat). We paired a feature-selection algorithm with an LDA-classifier trained on elk differential bacterial abundance (16S-rRNA amplicon survey) to predict host health factors from 104 elk microbiomes across four elk populations. We validated the accuracy of the various classifier predictions with leave-one-out cross-validation using known measurements. We demonstrate that the elk fecal microbiome can predict the four host factors tested. Our results show that elk microbiomes respond to both the strong extrinsic factor of biogeography and simultaneously occurring, but more subtle, intrinsic forces of individual body-fat, sex, and age-class. Thus, we have developed and described herein a generalizable approach to disentangle microbiome responses attributed to multiple host factors of varying strength from the same bacterial sequence data set. Wildlife conservation and management presents many challenges, but we demonstrate that non-invasive microbiome surveys from scat samples can provide alternative options for wildlife population monitoring. We believe that, with further validation, this method could be broadly applicable in other species and potentially predict other measurements. Our study can help guide the future development of microbiome-based monitoring of wildlife populations and supports hypothetical expectations found in host-microbiome theory.","container-title":"Ecology and Evolution","DOI":"10.1002/ece3.8564","ISSN":"2045-7758","issue":"2","language":"en","license":"© 2022 The Authors. Ecology and Evolution published by John Wiley &amp; Sons Ltd.","note":"_eprint: https://onlinelibrary.wiley.com/doi/pdf/10.1002/ece3.8564","page":"e8564","source":"Wiley Online Library","title":"Non-invasive monitoring of multiple wildlife health factors by fecal microbiome analysis","volume":"12","author":[{"family":"Pannoni","given":"Samuel B."},{"family":"Proffitt","given":"Kelly M."},{"family":"Holben","given":"William E."}],"issued":{"date-parts":[["2022"]]}}}],"schema":"https://github.com/citation-style-language/schema/raw/master/csl-citation.json"} </w:delInstrText>
        </w:r>
        <w:r w:rsidR="00B66C6B" w:rsidDel="00047C11">
          <w:rPr>
            <w:rFonts w:ascii="Arial" w:hAnsi="Arial" w:cs="Arial"/>
            <w:color w:val="000000"/>
            <w:sz w:val="20"/>
            <w:szCs w:val="20"/>
          </w:rPr>
          <w:fldChar w:fldCharType="separate"/>
        </w:r>
        <w:r w:rsidR="008417AC" w:rsidRPr="008417AC" w:rsidDel="00047C11">
          <w:rPr>
            <w:rFonts w:ascii="Arial" w:hAnsi="Arial" w:cs="Arial"/>
            <w:sz w:val="20"/>
            <w:szCs w:val="24"/>
            <w:vertAlign w:val="superscript"/>
          </w:rPr>
          <w:delText>38</w:delText>
        </w:r>
        <w:r w:rsidR="00B66C6B" w:rsidDel="00047C11">
          <w:rPr>
            <w:rFonts w:ascii="Arial" w:hAnsi="Arial" w:cs="Arial"/>
            <w:color w:val="000000"/>
            <w:sz w:val="20"/>
            <w:szCs w:val="20"/>
          </w:rPr>
          <w:fldChar w:fldCharType="end"/>
        </w:r>
      </w:del>
      <w:r w:rsidR="009D6FA4">
        <w:rPr>
          <w:rFonts w:ascii="Arial" w:hAnsi="Arial" w:cs="Arial"/>
          <w:color w:val="000000"/>
          <w:sz w:val="20"/>
          <w:szCs w:val="20"/>
        </w:rPr>
        <w:t>)</w:t>
      </w:r>
      <w:ins w:id="111" w:author="Domink_S" w:date="2024-04-22T07:07:00Z">
        <w:r w:rsidR="00047C11">
          <w:rPr>
            <w:rFonts w:ascii="Arial" w:hAnsi="Arial" w:cs="Arial"/>
            <w:color w:val="000000"/>
            <w:sz w:val="20"/>
            <w:szCs w:val="20"/>
          </w:rPr>
          <w:fldChar w:fldCharType="begin"/>
        </w:r>
        <w:r w:rsidR="00047C11">
          <w:rPr>
            <w:rFonts w:ascii="Arial" w:hAnsi="Arial" w:cs="Arial"/>
            <w:color w:val="000000"/>
            <w:sz w:val="20"/>
            <w:szCs w:val="20"/>
          </w:rPr>
          <w:instrText xml:space="preserve"> ADDIN ZOTERO_ITEM CSL_CITATION {"citationID":"t15p9HIn","properties":{"formattedCitation":"\\super 38\\nosupersub{}","plainCitation":"38","noteIndex":0},"citationItems":[{"id":558,"uris":["http://zotero.org/users/13284053/items/ZZ2MIDQY"],"itemData":{"id":558,"type":"article-journal","abstract":"Fecal microbial biomarkers represent a less invasive alternative for acquiring information on wildlife populations than many traditional sampling methodologies. Our goal was to evaluate linkages between fecal microbiome communities in Rocky Mountain elk (Cervus canadensis) and four host factors including sex, age, population, and physical condition (body-fat). We paired a feature-selection algorithm with an LDA-classifier trained on elk differential bacterial abundance (16S-rRNA amplicon survey) to predict host health factors from 104 elk microbiomes across four elk populations. We validated the accuracy of the various classifier predictions with leave-one-out cross-validation using known measurements. We demonstrate that the elk fecal microbiome can predict the four host factors tested. Our results show that elk microbiomes respond to both the strong extrinsic factor of biogeography and simultaneously occurring, but more subtle, intrinsic forces of individual body-fat, sex, and age-class. Thus, we have developed and described herein a generalizable approach to disentangle microbiome responses attributed to multiple host factors of varying strength from the same bacterial sequence data set. Wildlife conservation and management presents many challenges, but we demonstrate that non-invasive microbiome surveys from scat samples can provide alternative options for wildlife population monitoring. We believe that, with further validation, this method could be broadly applicable in other species and potentially predict other measurements. Our study can help guide the future development of microbiome-based monitoring of wildlife populations and supports hypothetical expectations found in host-microbiome theory.","container-title":"Ecology and Evolution","DOI":"10.1002/ece3.8564","ISSN":"2045-7758","issue":"2","language":"en","license":"© 2022 The Authors. Ecology and Evolution published by John Wiley &amp; Sons Ltd.","note":"_eprint: https://onlinelibrary.wiley.com/doi/pdf/10.1002/ece3.8564","page":"e8564","source":"Wiley Online Library","title":"Non-invasive monitoring of multiple wildlife health factors by fecal microbiome analysis","volume":"12","author":[{"family":"Pannoni","given":"Samuel B."},{"family":"Proffitt","given":"Kelly M."},{"family":"Holben","given":"William E."}],"issued":{"date-parts":[["2022"]]}}}],"schema":"https://github.com/citation-style-language/schema/raw/master/csl-citation.json"} </w:instrText>
        </w:r>
        <w:r w:rsidR="00047C11">
          <w:rPr>
            <w:rFonts w:ascii="Arial" w:hAnsi="Arial" w:cs="Arial"/>
            <w:color w:val="000000"/>
            <w:sz w:val="20"/>
            <w:szCs w:val="20"/>
          </w:rPr>
          <w:fldChar w:fldCharType="separate"/>
        </w:r>
        <w:r w:rsidR="00047C11" w:rsidRPr="008417AC">
          <w:rPr>
            <w:rFonts w:ascii="Arial" w:hAnsi="Arial" w:cs="Arial"/>
            <w:sz w:val="20"/>
            <w:szCs w:val="24"/>
            <w:vertAlign w:val="superscript"/>
          </w:rPr>
          <w:t>38</w:t>
        </w:r>
        <w:r w:rsidR="00047C11">
          <w:rPr>
            <w:rFonts w:ascii="Arial" w:hAnsi="Arial" w:cs="Arial"/>
            <w:color w:val="000000"/>
            <w:sz w:val="20"/>
            <w:szCs w:val="20"/>
          </w:rPr>
          <w:fldChar w:fldCharType="end"/>
        </w:r>
      </w:ins>
      <w:r w:rsidR="009D6FA4">
        <w:rPr>
          <w:rFonts w:ascii="Arial" w:hAnsi="Arial" w:cs="Arial"/>
          <w:color w:val="000000"/>
          <w:sz w:val="20"/>
          <w:szCs w:val="20"/>
        </w:rPr>
        <w:t xml:space="preserve"> but also in comparison with human-dominated environments </w:t>
      </w:r>
      <w:r w:rsidR="001B3304">
        <w:rPr>
          <w:rFonts w:ascii="Arial" w:hAnsi="Arial" w:cs="Arial"/>
          <w:color w:val="000000"/>
          <w:sz w:val="20"/>
          <w:szCs w:val="20"/>
        </w:rPr>
        <w:t>(e.g., Tiger (</w:t>
      </w:r>
      <w:r w:rsidR="009D6FA4" w:rsidRPr="009D6FA4">
        <w:rPr>
          <w:rFonts w:ascii="Arial" w:hAnsi="Arial" w:cs="Arial"/>
          <w:i/>
          <w:iCs/>
          <w:color w:val="000000"/>
          <w:sz w:val="20"/>
          <w:szCs w:val="20"/>
        </w:rPr>
        <w:t xml:space="preserve">Panthera </w:t>
      </w:r>
      <w:proofErr w:type="spellStart"/>
      <w:r w:rsidR="009D6FA4" w:rsidRPr="009D6FA4">
        <w:rPr>
          <w:rFonts w:ascii="Arial" w:hAnsi="Arial" w:cs="Arial"/>
          <w:i/>
          <w:iCs/>
          <w:color w:val="000000"/>
          <w:sz w:val="20"/>
          <w:szCs w:val="20"/>
        </w:rPr>
        <w:t>tigris</w:t>
      </w:r>
      <w:proofErr w:type="spellEnd"/>
      <w:r w:rsidR="009D6FA4" w:rsidRPr="009D6FA4">
        <w:rPr>
          <w:rFonts w:ascii="Arial" w:hAnsi="Arial" w:cs="Arial"/>
          <w:i/>
          <w:iCs/>
          <w:color w:val="000000"/>
          <w:sz w:val="20"/>
          <w:szCs w:val="20"/>
        </w:rPr>
        <w:t xml:space="preserve"> </w:t>
      </w:r>
      <w:proofErr w:type="spellStart"/>
      <w:r w:rsidR="009D6FA4" w:rsidRPr="009D6FA4">
        <w:rPr>
          <w:rFonts w:ascii="Arial" w:hAnsi="Arial" w:cs="Arial"/>
          <w:i/>
          <w:iCs/>
          <w:color w:val="000000"/>
          <w:sz w:val="20"/>
          <w:szCs w:val="20"/>
        </w:rPr>
        <w:t>jacksoni</w:t>
      </w:r>
      <w:proofErr w:type="spellEnd"/>
      <w:del w:id="112" w:author="Domink_S" w:date="2024-04-22T07:07:00Z">
        <w:r w:rsidR="009D6FA4" w:rsidDel="00047C11">
          <w:rPr>
            <w:rFonts w:ascii="Arial" w:hAnsi="Arial" w:cs="Arial"/>
            <w:color w:val="000000"/>
            <w:sz w:val="20"/>
            <w:szCs w:val="20"/>
          </w:rPr>
          <w:delText xml:space="preserve">, </w:delText>
        </w:r>
        <w:r w:rsidR="001B3304" w:rsidDel="00047C11">
          <w:rPr>
            <w:rFonts w:ascii="Arial" w:hAnsi="Arial" w:cs="Arial"/>
            <w:color w:val="000000"/>
            <w:sz w:val="20"/>
            <w:szCs w:val="20"/>
          </w:rPr>
          <w:fldChar w:fldCharType="begin"/>
        </w:r>
        <w:r w:rsidR="008417AC" w:rsidDel="00047C11">
          <w:rPr>
            <w:rFonts w:ascii="Arial" w:hAnsi="Arial" w:cs="Arial"/>
            <w:color w:val="000000"/>
            <w:sz w:val="20"/>
            <w:szCs w:val="20"/>
          </w:rPr>
          <w:delInstrText xml:space="preserve"> ADDIN ZOTERO_ITEM CSL_CITATION {"citationID":"ogUxLipa","properties":{"formattedCitation":"\\super 39\\nosupersub{}","plainCitation":"39","noteIndex":0},"citationItems":[{"id":561,"uris":["http://zotero.org/users/13284053/items/BIFVU6EZ"],"itemData":{"id":561,"type":"article-journal","abstract":"The gut microbiome refers to the microorganism community living within the digestive tract. The environment plays a crucial role in shaping the gut microbiome composition of animals. The gut microbiome influences the health and behavior of animals, including the critically endangered Malayan tiger (Panthera tigris jacksoni). However, the gut microbiome composition of Malayan tigers, especially those living in their natural habitats, remains poorly understood. To address this knowledge gap, we used next-generation sequencing DNA metabarcoding techniques to analyze the gut microbiome of wild Malayan tigers using fecal samples collected from their natural habitats and in captivity. Our aim was to determine the gut microbiota composition of the Malayan tiger, considering the different types of habitat environments. The results revealed a diverse microbial community within the gut microbiome of Malayan tigers. The prominent phyla that were observed included Firmicutes, Proteobacteria, Actinobacteriota, Fusobacteriota and Bacteroidota. Beta diversity analysis revealed significant differences in gut microbiome composition of Malayan tigers that inhabited oil palm plantations, in villages and protected areas. Diversity analysis also revealed significant difference in the gut microbiome between wild and captive Malayan tigers. However, the distinctions of gut microbiome between wild and captive alpha diversity did not yield significant differences. The differences in microbiome diversity resulted from the interplay of dietary intake and environmental factors. This information will facilitate the establishment of focused conservation approaches and enhance our understanding of the effect of microbiome composition on Malayan tiger health.","container-title":"World Journal of Microbiology and Biotechnology","DOI":"10.1007/s11274-023-03868-x","ISSN":"1573-0972","issue":"4","journalAbbreviation":"World J Microbiol Biotechnol","language":"en","page":"111","source":"Springer Link","title":"Habitat shapes the gut microbiome diversity of Malayan tigers (Panthera tigris jacksoni) as revealed through metabarcoding 16S rRNA profiling","volume":"40","author":[{"family":"Gani","given":"Millawati"},{"family":"Mohd-Ridwan","given":"Abd Rahman"},{"family":"Sitam","given":"Frankie Thomas"},{"family":"Kamarudin","given":"Zubaidah"},{"family":"Selamat","given":"Siti Suzana"},{"family":"Awang","given":"Nik Mohd Zamani"},{"family":"Karuppannan","given":"Kayal Vizi"},{"family":"Md-Zain","given":"Badrul Munir"}],"issued":{"date-parts":[["2024",2,28]]}}}],"schema":"https://github.com/citation-style-language/schema/raw/master/csl-citation.json"} </w:delInstrText>
        </w:r>
        <w:r w:rsidR="001B3304" w:rsidDel="00047C11">
          <w:rPr>
            <w:rFonts w:ascii="Arial" w:hAnsi="Arial" w:cs="Arial"/>
            <w:color w:val="000000"/>
            <w:sz w:val="20"/>
            <w:szCs w:val="20"/>
          </w:rPr>
          <w:fldChar w:fldCharType="separate"/>
        </w:r>
        <w:r w:rsidR="008417AC" w:rsidRPr="008417AC" w:rsidDel="00047C11">
          <w:rPr>
            <w:rFonts w:ascii="Arial" w:hAnsi="Arial" w:cs="Arial"/>
            <w:sz w:val="20"/>
            <w:szCs w:val="24"/>
            <w:vertAlign w:val="superscript"/>
          </w:rPr>
          <w:delText>39</w:delText>
        </w:r>
        <w:r w:rsidR="001B3304" w:rsidDel="00047C11">
          <w:rPr>
            <w:rFonts w:ascii="Arial" w:hAnsi="Arial" w:cs="Arial"/>
            <w:color w:val="000000"/>
            <w:sz w:val="20"/>
            <w:szCs w:val="20"/>
          </w:rPr>
          <w:fldChar w:fldCharType="end"/>
        </w:r>
      </w:del>
      <w:r w:rsidR="001B3304">
        <w:rPr>
          <w:rFonts w:ascii="Arial" w:hAnsi="Arial" w:cs="Arial"/>
          <w:color w:val="000000"/>
          <w:sz w:val="20"/>
          <w:szCs w:val="20"/>
        </w:rPr>
        <w:t>)</w:t>
      </w:r>
      <w:ins w:id="113" w:author="Domink_S" w:date="2024-04-22T07:07:00Z">
        <w:r w:rsidR="00047C11">
          <w:rPr>
            <w:rFonts w:ascii="Arial" w:hAnsi="Arial" w:cs="Arial"/>
            <w:color w:val="000000"/>
            <w:sz w:val="20"/>
            <w:szCs w:val="20"/>
          </w:rPr>
          <w:fldChar w:fldCharType="begin"/>
        </w:r>
        <w:r w:rsidR="00047C11">
          <w:rPr>
            <w:rFonts w:ascii="Arial" w:hAnsi="Arial" w:cs="Arial"/>
            <w:color w:val="000000"/>
            <w:sz w:val="20"/>
            <w:szCs w:val="20"/>
          </w:rPr>
          <w:instrText xml:space="preserve"> ADDIN ZOTERO_ITEM CSL_CITATION {"citationID":"ogUxLipa","properties":{"formattedCitation":"\\super 39\\nosupersub{}","plainCitation":"39","noteIndex":0},"citationItems":[{"id":561,"uris":["http://zotero.org/users/13284053/items/BIFVU6EZ"],"itemData":{"id":561,"type":"article-journal","abstract":"The gut microbiome refers to the microorganism community living within the digestive tract. The environment plays a crucial role in shaping the gut microbiome composition of animals. The gut microbiome influences the health and behavior of animals, including the critically endangered Malayan tiger (Panthera tigris jacksoni). However, the gut microbiome composition of Malayan tigers, especially those living in their natural habitats, remains poorly understood. To address this knowledge gap, we used next-generation sequencing DNA metabarcoding techniques to analyze the gut microbiome of wild Malayan tigers using fecal samples collected from their natural habitats and in captivity. Our aim was to determine the gut microbiota composition of the Malayan tiger, considering the different types of habitat environments. The results revealed a diverse microbial community within the gut microbiome of Malayan tigers. The prominent phyla that were observed included Firmicutes, Proteobacteria, Actinobacteriota, Fusobacteriota and Bacteroidota. Beta diversity analysis revealed significant differences in gut microbiome composition of Malayan tigers that inhabited oil palm plantations, in villages and protected areas. Diversity analysis also revealed significant difference in the gut microbiome between wild and captive Malayan tigers. However, the distinctions of gut microbiome between wild and captive alpha diversity did not yield significant differences. The differences in microbiome diversity resulted from the interplay of dietary intake and environmental factors. This information will facilitate the establishment of focused conservation approaches and enhance our understanding of the effect of microbiome composition on Malayan tiger health.","container-title":"World Journal of Microbiology and Biotechnology","DOI":"10.1007/s11274-023-03868-x","ISSN":"1573-0972","issue":"4","journalAbbreviation":"World J Microbiol Biotechnol","language":"en","page":"111","source":"Springer Link","title":"Habitat shapes the gut microbiome diversity of Malayan tigers (Panthera tigris jacksoni) as revealed through metabarcoding 16S rRNA profiling","volume":"40","author":[{"family":"Gani","given":"Millawati"},{"family":"Mohd-Ridwan","given":"Abd Rahman"},{"family":"Sitam","given":"Frankie Thomas"},{"family":"Kamarudin","given":"Zubaidah"},{"family":"Selamat","given":"Siti Suzana"},{"family":"Awang","given":"Nik Mohd Zamani"},{"family":"Karuppannan","given":"Kayal Vizi"},{"family":"Md-Zain","given":"Badrul Munir"}],"issued":{"date-parts":[["2024",2,28]]}}}],"schema":"https://github.com/citation-style-language/schema/raw/master/csl-citation.json"} </w:instrText>
        </w:r>
        <w:r w:rsidR="00047C11">
          <w:rPr>
            <w:rFonts w:ascii="Arial" w:hAnsi="Arial" w:cs="Arial"/>
            <w:color w:val="000000"/>
            <w:sz w:val="20"/>
            <w:szCs w:val="20"/>
          </w:rPr>
          <w:fldChar w:fldCharType="separate"/>
        </w:r>
        <w:r w:rsidR="00047C11" w:rsidRPr="008417AC">
          <w:rPr>
            <w:rFonts w:ascii="Arial" w:hAnsi="Arial" w:cs="Arial"/>
            <w:sz w:val="20"/>
            <w:szCs w:val="24"/>
            <w:vertAlign w:val="superscript"/>
          </w:rPr>
          <w:t>39</w:t>
        </w:r>
        <w:r w:rsidR="00047C11">
          <w:rPr>
            <w:rFonts w:ascii="Arial" w:hAnsi="Arial" w:cs="Arial"/>
            <w:color w:val="000000"/>
            <w:sz w:val="20"/>
            <w:szCs w:val="20"/>
          </w:rPr>
          <w:fldChar w:fldCharType="end"/>
        </w:r>
      </w:ins>
      <w:r w:rsidR="001B3304">
        <w:rPr>
          <w:rFonts w:ascii="Arial" w:hAnsi="Arial" w:cs="Arial"/>
          <w:color w:val="000000"/>
          <w:sz w:val="20"/>
          <w:szCs w:val="20"/>
        </w:rPr>
        <w:t xml:space="preserve">; </w:t>
      </w:r>
      <w:r w:rsidR="00A93900">
        <w:rPr>
          <w:rFonts w:ascii="Arial" w:hAnsi="Arial" w:cs="Arial"/>
          <w:color w:val="000000"/>
          <w:sz w:val="20"/>
          <w:szCs w:val="20"/>
        </w:rPr>
        <w:t>rodents and marsupials</w:t>
      </w:r>
      <w:del w:id="114" w:author="Domink_S" w:date="2024-04-22T07:07:00Z">
        <w:r w:rsidR="00A93900" w:rsidDel="00047C11">
          <w:rPr>
            <w:rFonts w:ascii="Arial" w:hAnsi="Arial" w:cs="Arial"/>
            <w:color w:val="000000"/>
            <w:sz w:val="20"/>
            <w:szCs w:val="20"/>
          </w:rPr>
          <w:delText xml:space="preserve"> </w:delText>
        </w:r>
      </w:del>
      <w:r w:rsidR="00A93900">
        <w:rPr>
          <w:rFonts w:ascii="Arial" w:hAnsi="Arial" w:cs="Arial"/>
          <w:color w:val="000000"/>
          <w:sz w:val="20"/>
          <w:szCs w:val="20"/>
        </w:rPr>
        <w:fldChar w:fldCharType="begin"/>
      </w:r>
      <w:r w:rsidR="008417AC">
        <w:rPr>
          <w:rFonts w:ascii="Arial" w:hAnsi="Arial" w:cs="Arial"/>
          <w:color w:val="000000"/>
          <w:sz w:val="20"/>
          <w:szCs w:val="20"/>
        </w:rPr>
        <w:instrText xml:space="preserve"> ADDIN ZOTERO_ITEM CSL_CITATION {"citationID":"vVmqsVSs","properties":{"formattedCitation":"\\super 40\\nosupersub{}","plainCitation":"40","noteIndex":0},"citationItems":[{"id":560,"uris":["http://zotero.org/users/13284053/items/7PF5MBJD"],"itemData":{"id":560,"type":"article-journal","abstract":"Human encroachment into nature and the accompanying environmental changes are a big concern for wildlife biodiversity and health. While changes on the macroecological scale, i.e. species community and abundance pattern, are well documented, impacts on the microecological scale, such as the host’s microbial community, remain understudied. Particularly, it is unclear if impacts of anthropogenic landscape modification on wildlife gut microbiomes are species-specific. Of special interest are sympatric, generalist species, assumed to be more resilient to environmental changes and which often are well-known pathogen reservoirs and drivers of spill-over events. Here, we analyzed the gut microbiome of three such sympatric, generalist species, one rodent (Proechimys semispinosus) and two marsupials (Didelphis marsupialis and Philander opossum), captured in 28 study sites in four different landscapes in Panama characterized by different degrees of anthropogenic disturbance.","container-title":"Animal Microbiome","DOI":"10.1186/s42523-023-00237-9","ISSN":"2524-4671","issue":"1","journalAbbreviation":"Animal Microbiome","page":"22","source":"BioMed Central","title":"Wildlife gut microbiomes of sympatric generalist species respond differently to anthropogenic landscape disturbances","volume":"5","author":[{"family":"Heni","given":"Alexander Christoph"},{"family":"Fackelmann","given":"Gloria"},{"family":"Eibner","given":"Georg"},{"family":"Kreinert","given":"Swetlana"},{"family":"Schmid","given":"Julian"},{"family":"Schwensow","given":"Nina Isabell"},{"family":"Wiegand","given":"Jonas"},{"family":"Wilhelm","given":"Kerstin"},{"family":"Sommer","given":"Simone"}],"issued":{"date-parts":[["2023",4,6]]}}}],"schema":"https://github.com/citation-style-language/schema/raw/master/csl-citation.json"} </w:instrText>
      </w:r>
      <w:r w:rsidR="00A93900">
        <w:rPr>
          <w:rFonts w:ascii="Arial" w:hAnsi="Arial" w:cs="Arial"/>
          <w:color w:val="000000"/>
          <w:sz w:val="20"/>
          <w:szCs w:val="20"/>
        </w:rPr>
        <w:fldChar w:fldCharType="separate"/>
      </w:r>
      <w:r w:rsidR="008417AC" w:rsidRPr="008417AC">
        <w:rPr>
          <w:rFonts w:ascii="Arial" w:hAnsi="Arial" w:cs="Arial"/>
          <w:sz w:val="20"/>
          <w:szCs w:val="24"/>
          <w:vertAlign w:val="superscript"/>
        </w:rPr>
        <w:t>40</w:t>
      </w:r>
      <w:r w:rsidR="00A93900">
        <w:rPr>
          <w:rFonts w:ascii="Arial" w:hAnsi="Arial" w:cs="Arial"/>
          <w:color w:val="000000"/>
          <w:sz w:val="20"/>
          <w:szCs w:val="20"/>
        </w:rPr>
        <w:fldChar w:fldCharType="end"/>
      </w:r>
      <w:r w:rsidR="00A93900">
        <w:rPr>
          <w:rFonts w:ascii="Arial" w:hAnsi="Arial" w:cs="Arial"/>
          <w:color w:val="000000"/>
          <w:sz w:val="20"/>
          <w:szCs w:val="20"/>
        </w:rPr>
        <w:t xml:space="preserve">;  </w:t>
      </w:r>
      <w:r w:rsidR="00A93900" w:rsidRPr="00A93900">
        <w:rPr>
          <w:rFonts w:ascii="Arial" w:hAnsi="Arial" w:cs="Arial"/>
          <w:color w:val="000000"/>
          <w:sz w:val="20"/>
          <w:szCs w:val="20"/>
        </w:rPr>
        <w:t>black-and-white ruffed lemur (</w:t>
      </w:r>
      <w:proofErr w:type="spellStart"/>
      <w:r w:rsidR="00A93900" w:rsidRPr="00A93900">
        <w:rPr>
          <w:rFonts w:ascii="Arial" w:hAnsi="Arial" w:cs="Arial"/>
          <w:i/>
          <w:iCs/>
          <w:color w:val="000000"/>
          <w:sz w:val="20"/>
          <w:szCs w:val="20"/>
        </w:rPr>
        <w:t>Varecia</w:t>
      </w:r>
      <w:proofErr w:type="spellEnd"/>
      <w:r w:rsidR="00A93900" w:rsidRPr="00A93900">
        <w:rPr>
          <w:rFonts w:ascii="Arial" w:hAnsi="Arial" w:cs="Arial"/>
          <w:i/>
          <w:iCs/>
          <w:color w:val="000000"/>
          <w:sz w:val="20"/>
          <w:szCs w:val="20"/>
        </w:rPr>
        <w:t xml:space="preserve"> </w:t>
      </w:r>
      <w:proofErr w:type="spellStart"/>
      <w:r w:rsidR="00A93900" w:rsidRPr="00A93900">
        <w:rPr>
          <w:rFonts w:ascii="Arial" w:hAnsi="Arial" w:cs="Arial"/>
          <w:i/>
          <w:iCs/>
          <w:color w:val="000000"/>
          <w:sz w:val="20"/>
          <w:szCs w:val="20"/>
        </w:rPr>
        <w:t>variegata</w:t>
      </w:r>
      <w:proofErr w:type="spellEnd"/>
      <w:r w:rsidR="00A93900" w:rsidRPr="00A93900">
        <w:rPr>
          <w:rFonts w:ascii="Arial" w:hAnsi="Arial" w:cs="Arial"/>
          <w:i/>
          <w:iCs/>
          <w:color w:val="000000"/>
          <w:sz w:val="20"/>
          <w:szCs w:val="20"/>
        </w:rPr>
        <w:t xml:space="preserve"> </w:t>
      </w:r>
      <w:proofErr w:type="spellStart"/>
      <w:r w:rsidR="00A93900" w:rsidRPr="00A93900">
        <w:rPr>
          <w:rFonts w:ascii="Arial" w:hAnsi="Arial" w:cs="Arial"/>
          <w:i/>
          <w:iCs/>
          <w:color w:val="000000"/>
          <w:sz w:val="20"/>
          <w:szCs w:val="20"/>
        </w:rPr>
        <w:t>editorum</w:t>
      </w:r>
      <w:proofErr w:type="spellEnd"/>
      <w:del w:id="115" w:author="Domink_S" w:date="2024-04-22T07:07:00Z">
        <w:r w:rsidR="00A93900" w:rsidDel="00047C11">
          <w:rPr>
            <w:rFonts w:ascii="Arial" w:hAnsi="Arial" w:cs="Arial"/>
            <w:color w:val="000000"/>
            <w:sz w:val="20"/>
            <w:szCs w:val="20"/>
          </w:rPr>
          <w:delText xml:space="preserve">, </w:delText>
        </w:r>
        <w:r w:rsidR="00A93900" w:rsidDel="00047C11">
          <w:rPr>
            <w:rFonts w:ascii="Arial" w:hAnsi="Arial" w:cs="Arial"/>
            <w:color w:val="000000"/>
            <w:sz w:val="20"/>
            <w:szCs w:val="20"/>
          </w:rPr>
          <w:fldChar w:fldCharType="begin"/>
        </w:r>
        <w:r w:rsidR="008417AC" w:rsidDel="00047C11">
          <w:rPr>
            <w:rFonts w:ascii="Arial" w:hAnsi="Arial" w:cs="Arial"/>
            <w:color w:val="000000"/>
            <w:sz w:val="20"/>
            <w:szCs w:val="20"/>
          </w:rPr>
          <w:delInstrText xml:space="preserve"> ADDIN ZOTERO_ITEM CSL_CITATION {"citationID":"1kMmecrn","properties":{"formattedCitation":"\\super 41\\nosupersub{}","plainCitation":"41","noteIndex":0},"citationItems":[{"id":556,"uris":["http://zotero.org/users/13284053/items/5VT3RRTP"],"itemData":{"id":556,"type":"article-journal","abstract":"Habitat disturbance affects the biology and health of animals globally. Understanding the factors that contribute to the differential responses of animals to habitat disturbance is critical for conservation. The gut microbiota represents a potential pathway through which host responses to habitat disturbance might be mediated. However, a lack of quantitative environmental data in many gut microbiome (GM) studies of wild animals limits our ability to pinpoint mechanisms through which habitat disturbance affects the GM. Here, we examine the impact of anthropogenic habitat disturbance on the diet and GM of the Critically Endangered black-and-white ruffed lemur (Varecia variegata editorum). We collected fecal samples and behavioral data from Varecia occupying habitats qualitatively categorized as primary forest, moderately disturbed forest, and heavily disturbed forest.","container-title":"BMC Ecology and Evolution","DOI":"10.1186/s12862-021-01945-z","ISSN":"2730-7182","issue":"1","journalAbbreviation":"BMC Ecol Evo","language":"en","page":"222","source":"Springer Link","title":"The gut microbiome as an indicator of habitat disturbance in a Critically Endangered lemur","volume":"21","author":[{"family":"McManus","given":"Nicolette"},{"family":"Holmes","given":"Sheila M."},{"family":"Louis","given":"Edward E."},{"family":"Johnson","given":"Steig E."},{"family":"Baden","given":"Andrea L."},{"family":"Amato","given":"Katherine R."}],"issued":{"date-parts":[["2021",12,16]]}}}],"schema":"https://github.com/citation-style-language/schema/raw/master/csl-citation.json"} </w:delInstrText>
        </w:r>
        <w:r w:rsidR="00A93900" w:rsidDel="00047C11">
          <w:rPr>
            <w:rFonts w:ascii="Arial" w:hAnsi="Arial" w:cs="Arial"/>
            <w:color w:val="000000"/>
            <w:sz w:val="20"/>
            <w:szCs w:val="20"/>
          </w:rPr>
          <w:fldChar w:fldCharType="separate"/>
        </w:r>
        <w:r w:rsidR="008417AC" w:rsidRPr="008417AC" w:rsidDel="00047C11">
          <w:rPr>
            <w:rFonts w:ascii="Arial" w:hAnsi="Arial" w:cs="Arial"/>
            <w:sz w:val="20"/>
            <w:szCs w:val="24"/>
            <w:vertAlign w:val="superscript"/>
          </w:rPr>
          <w:delText>41</w:delText>
        </w:r>
        <w:r w:rsidR="00A93900" w:rsidDel="00047C11">
          <w:rPr>
            <w:rFonts w:ascii="Arial" w:hAnsi="Arial" w:cs="Arial"/>
            <w:color w:val="000000"/>
            <w:sz w:val="20"/>
            <w:szCs w:val="20"/>
          </w:rPr>
          <w:fldChar w:fldCharType="end"/>
        </w:r>
      </w:del>
      <w:r w:rsidR="009D6FA4">
        <w:rPr>
          <w:rFonts w:ascii="Arial" w:hAnsi="Arial" w:cs="Arial"/>
          <w:color w:val="000000"/>
          <w:sz w:val="20"/>
          <w:szCs w:val="20"/>
        </w:rPr>
        <w:t>)</w:t>
      </w:r>
      <w:ins w:id="116" w:author="Domink_S" w:date="2024-04-22T07:07:00Z">
        <w:r w:rsidR="00047C11">
          <w:rPr>
            <w:rFonts w:ascii="Arial" w:hAnsi="Arial" w:cs="Arial"/>
            <w:color w:val="000000"/>
            <w:sz w:val="20"/>
            <w:szCs w:val="20"/>
          </w:rPr>
          <w:fldChar w:fldCharType="begin"/>
        </w:r>
        <w:r w:rsidR="00047C11">
          <w:rPr>
            <w:rFonts w:ascii="Arial" w:hAnsi="Arial" w:cs="Arial"/>
            <w:color w:val="000000"/>
            <w:sz w:val="20"/>
            <w:szCs w:val="20"/>
          </w:rPr>
          <w:instrText xml:space="preserve"> ADDIN ZOTERO_ITEM CSL_CITATION {"citationID":"1kMmecrn","properties":{"formattedCitation":"\\super 41\\nosupersub{}","plainCitation":"41","noteIndex":0},"citationItems":[{"id":556,"uris":["http://zotero.org/users/13284053/items/5VT3RRTP"],"itemData":{"id":556,"type":"article-journal","abstract":"Habitat disturbance affects the biology and health of animals globally. Understanding the factors that contribute to the differential responses of animals to habitat disturbance is critical for conservation. The gut microbiota represents a potential pathway through which host responses to habitat disturbance might be mediated. However, a lack of quantitative environmental data in many gut microbiome (GM) studies of wild animals limits our ability to pinpoint mechanisms through which habitat disturbance affects the GM. Here, we examine the impact of anthropogenic habitat disturbance on the diet and GM of the Critically Endangered black-and-white ruffed lemur (Varecia variegata editorum). We collected fecal samples and behavioral data from Varecia occupying habitats qualitatively categorized as primary forest, moderately disturbed forest, and heavily disturbed forest.","container-title":"BMC Ecology and Evolution","DOI":"10.1186/s12862-021-01945-z","ISSN":"2730-7182","issue":"1","journalAbbreviation":"BMC Ecol Evo","language":"en","page":"222","source":"Springer Link","title":"The gut microbiome as an indicator of habitat disturbance in a Critically Endangered lemur","volume":"21","author":[{"family":"McManus","given":"Nicolette"},{"family":"Holmes","given":"Sheila M."},{"family":"Louis","given":"Edward E."},{"family":"Johnson","given":"Steig E."},{"family":"Baden","given":"Andrea L."},{"family":"Amato","given":"Katherine R."}],"issued":{"date-parts":[["2021",12,16]]}}}],"schema":"https://github.com/citation-style-language/schema/raw/master/csl-citation.json"} </w:instrText>
        </w:r>
        <w:r w:rsidR="00047C11">
          <w:rPr>
            <w:rFonts w:ascii="Arial" w:hAnsi="Arial" w:cs="Arial"/>
            <w:color w:val="000000"/>
            <w:sz w:val="20"/>
            <w:szCs w:val="20"/>
          </w:rPr>
          <w:fldChar w:fldCharType="separate"/>
        </w:r>
        <w:r w:rsidR="00047C11" w:rsidRPr="008417AC">
          <w:rPr>
            <w:rFonts w:ascii="Arial" w:hAnsi="Arial" w:cs="Arial"/>
            <w:sz w:val="20"/>
            <w:szCs w:val="24"/>
            <w:vertAlign w:val="superscript"/>
          </w:rPr>
          <w:t>41</w:t>
        </w:r>
        <w:r w:rsidR="00047C11">
          <w:rPr>
            <w:rFonts w:ascii="Arial" w:hAnsi="Arial" w:cs="Arial"/>
            <w:color w:val="000000"/>
            <w:sz w:val="20"/>
            <w:szCs w:val="20"/>
          </w:rPr>
          <w:fldChar w:fldCharType="end"/>
        </w:r>
      </w:ins>
      <w:r w:rsidR="00A93900">
        <w:rPr>
          <w:rFonts w:ascii="Arial" w:hAnsi="Arial" w:cs="Arial"/>
          <w:color w:val="000000"/>
          <w:sz w:val="20"/>
          <w:szCs w:val="20"/>
        </w:rPr>
        <w:t>)</w:t>
      </w:r>
      <w:r w:rsidR="00B66C6B">
        <w:rPr>
          <w:rFonts w:ascii="Arial" w:hAnsi="Arial" w:cs="Arial"/>
          <w:color w:val="000000"/>
          <w:sz w:val="20"/>
          <w:szCs w:val="20"/>
        </w:rPr>
        <w:t>. Yet, this</w:t>
      </w:r>
      <w:r w:rsidR="00E068FE">
        <w:rPr>
          <w:rFonts w:ascii="Arial" w:hAnsi="Arial" w:cs="Arial"/>
          <w:color w:val="000000"/>
          <w:sz w:val="20"/>
          <w:szCs w:val="20"/>
        </w:rPr>
        <w:t xml:space="preserve">, </w:t>
      </w:r>
      <w:r w:rsidR="00B66C6B">
        <w:rPr>
          <w:rFonts w:ascii="Arial" w:hAnsi="Arial" w:cs="Arial"/>
          <w:color w:val="000000"/>
          <w:sz w:val="20"/>
          <w:szCs w:val="20"/>
        </w:rPr>
        <w:t>again</w:t>
      </w:r>
      <w:r w:rsidR="00E068FE">
        <w:rPr>
          <w:rFonts w:ascii="Arial" w:hAnsi="Arial" w:cs="Arial"/>
          <w:color w:val="000000"/>
          <w:sz w:val="20"/>
          <w:szCs w:val="20"/>
        </w:rPr>
        <w:t>,</w:t>
      </w:r>
      <w:r w:rsidR="00B66C6B">
        <w:rPr>
          <w:rFonts w:ascii="Arial" w:hAnsi="Arial" w:cs="Arial"/>
          <w:color w:val="000000"/>
          <w:sz w:val="20"/>
          <w:szCs w:val="20"/>
        </w:rPr>
        <w:t xml:space="preserve"> </w:t>
      </w:r>
      <w:r w:rsidR="00B35BA0">
        <w:rPr>
          <w:rFonts w:ascii="Arial" w:hAnsi="Arial" w:cs="Arial"/>
          <w:color w:val="000000"/>
          <w:sz w:val="20"/>
          <w:szCs w:val="20"/>
        </w:rPr>
        <w:t xml:space="preserve">is </w:t>
      </w:r>
      <w:r w:rsidR="00B66C6B">
        <w:rPr>
          <w:rFonts w:ascii="Arial" w:hAnsi="Arial" w:cs="Arial"/>
          <w:color w:val="000000"/>
          <w:sz w:val="20"/>
          <w:szCs w:val="20"/>
        </w:rPr>
        <w:t xml:space="preserve">by no means a universal pattern (e.g., </w:t>
      </w:r>
      <w:r w:rsidR="00A93900">
        <w:rPr>
          <w:rFonts w:ascii="Arial" w:hAnsi="Arial" w:cs="Arial"/>
          <w:color w:val="000000"/>
          <w:sz w:val="20"/>
          <w:szCs w:val="20"/>
        </w:rPr>
        <w:t>elephants</w:t>
      </w:r>
      <w:del w:id="117" w:author="Domink_S" w:date="2024-04-22T07:07:00Z">
        <w:r w:rsidR="00A93900" w:rsidDel="00047C11">
          <w:rPr>
            <w:rFonts w:ascii="Arial" w:hAnsi="Arial" w:cs="Arial"/>
            <w:color w:val="000000"/>
            <w:sz w:val="20"/>
            <w:szCs w:val="20"/>
          </w:rPr>
          <w:delText xml:space="preserve">, </w:delText>
        </w:r>
      </w:del>
      <w:r w:rsidR="00A93900">
        <w:rPr>
          <w:rFonts w:ascii="Arial" w:hAnsi="Arial" w:cs="Arial"/>
          <w:color w:val="000000"/>
          <w:sz w:val="20"/>
          <w:szCs w:val="20"/>
        </w:rPr>
        <w:fldChar w:fldCharType="begin"/>
      </w:r>
      <w:r w:rsidR="008417AC">
        <w:rPr>
          <w:rFonts w:ascii="Arial" w:hAnsi="Arial" w:cs="Arial"/>
          <w:color w:val="000000"/>
          <w:sz w:val="20"/>
          <w:szCs w:val="20"/>
        </w:rPr>
        <w:instrText xml:space="preserve"> ADDIN ZOTERO_ITEM CSL_CITATION {"citationID":"s3su7gLc","properties":{"formattedCitation":"\\super 42\\nosupersub{}","plainCitation":"42","noteIndex":0},"citationItems":[{"id":557,"uris":["http://zotero.org/users/13284053/items/K7F5I7YD"],"itemData":{"id":557,"type":"article-journal","abstract":"The gut microbiome, or the community of microorganisms inhabiting the digestive tract, is often unique to its symbiont and, in many animal taxa, is highly influenced by host phylogeny and diet. In this study, we characterized the gut microbiome of the African savanna elephant (Loxodonta africana) and the African forest elephant (Loxodonta cyclotis), sister taxa separated by 2.6–5.6 million years of independent evolution. We examined the effect of host phylogeny on microbiome composition. Additionally, we examined the influence of habitat types (forest versus savanna) and diet types (crop-raiding versus noncrop-raiding) on the microbiome within L. africana. We found 58 bacterial orders, representing 16 phyla, across all African elephant samples. The most common phyla were Firmicutes, Proteobacteria, and Bacteroidetes. The microbiome of L. africana was dominated by Firmicutes, similar to other hindgut fermenters, while the microbiome of L. cyclotis was dominated by Proteobacteria, similar to more frugivorous species. Alpha diversity did not differ across species, habitat type, or diet, but beta diversity indicated that microbial communities differed significantly among species, diet types, and habitat types. Based on predicted KEGG metabolic pathways, we also found significant differences between species, but not habitat or diet, in amino acid metabolism, energy metabolism, and metabolism of terpenoids and polyketides. Understanding the digestive capabilities of these elephant species could aid in their captive management and ultimately their conservation.","container-title":"Ecology and Evolution","DOI":"10.1002/ece3.6305","ISSN":"2045-7758","issue":"12","language":"en","license":"© 2020 The Authors. Ecology and Evolution published by John Wiley &amp; Sons Ltd","note":"_eprint: https://onlinelibrary.wiley.com/doi/pdf/10.1002/ece3.6305","page":"5637-5650","source":"Wiley Online Library","title":"Effects of diet, habitat, and phylogeny on the fecal microbiome of wild African savanna (Loxodonta africana) and forest elephants (L. cyclotis)","volume":"10","author":[{"family":"Budd","given":"Kris"},{"family":"Gunn","given":"Joe C."},{"family":"Finch","given":"Tabitha"},{"family":"Klymus","given":"Katy"},{"family":"Sitati","given":"Noah"},{"family":"Eggert","given":"Lori S."}],"issued":{"date-parts":[["2020"]]}}}],"schema":"https://github.com/citation-style-language/schema/raw/master/csl-citation.json"} </w:instrText>
      </w:r>
      <w:r w:rsidR="00A93900">
        <w:rPr>
          <w:rFonts w:ascii="Arial" w:hAnsi="Arial" w:cs="Arial"/>
          <w:color w:val="000000"/>
          <w:sz w:val="20"/>
          <w:szCs w:val="20"/>
        </w:rPr>
        <w:fldChar w:fldCharType="separate"/>
      </w:r>
      <w:r w:rsidR="008417AC" w:rsidRPr="008417AC">
        <w:rPr>
          <w:rFonts w:ascii="Arial" w:hAnsi="Arial" w:cs="Arial"/>
          <w:sz w:val="20"/>
          <w:szCs w:val="24"/>
          <w:vertAlign w:val="superscript"/>
        </w:rPr>
        <w:t>42</w:t>
      </w:r>
      <w:r w:rsidR="00A93900">
        <w:rPr>
          <w:rFonts w:ascii="Arial" w:hAnsi="Arial" w:cs="Arial"/>
          <w:color w:val="000000"/>
          <w:sz w:val="20"/>
          <w:szCs w:val="20"/>
        </w:rPr>
        <w:fldChar w:fldCharType="end"/>
      </w:r>
      <w:r w:rsidR="00A93900">
        <w:rPr>
          <w:rFonts w:ascii="Arial" w:hAnsi="Arial" w:cs="Arial"/>
          <w:color w:val="000000"/>
          <w:sz w:val="20"/>
          <w:szCs w:val="20"/>
        </w:rPr>
        <w:t>, primates</w:t>
      </w:r>
      <w:del w:id="118" w:author="Domink_S" w:date="2024-04-22T07:07:00Z">
        <w:r w:rsidR="00CF77DC" w:rsidDel="00047C11">
          <w:rPr>
            <w:rFonts w:ascii="Arial" w:hAnsi="Arial" w:cs="Arial"/>
            <w:color w:val="000000"/>
            <w:sz w:val="20"/>
            <w:szCs w:val="20"/>
          </w:rPr>
          <w:delText xml:space="preserve"> </w:delText>
        </w:r>
      </w:del>
      <w:r w:rsidR="00CF77DC">
        <w:rPr>
          <w:rFonts w:ascii="Arial" w:hAnsi="Arial" w:cs="Arial"/>
          <w:color w:val="000000"/>
          <w:sz w:val="20"/>
          <w:szCs w:val="20"/>
        </w:rPr>
        <w:fldChar w:fldCharType="begin"/>
      </w:r>
      <w:r w:rsidR="008417AC">
        <w:rPr>
          <w:rFonts w:ascii="Arial" w:hAnsi="Arial" w:cs="Arial"/>
          <w:color w:val="000000"/>
          <w:sz w:val="20"/>
          <w:szCs w:val="20"/>
        </w:rPr>
        <w:instrText xml:space="preserve"> ADDIN ZOTERO_ITEM CSL_CITATION {"citationID":"diQvWHSA","properties":{"formattedCitation":"\\super 43\\nosupersub{}","plainCitation":"43","noteIndex":0},"citationItems":[{"id":617,"uris":["http://zotero.org/users/13284053/items/7XMUYESE"],"itemData":{"id":617,"type":"article-journal","abstract":"Primate gastrointestinal microbial communities are becoming increasingly appreciated for their relevance to comparative medicine and conservation, but the factors that structure primate “microbiomes” remain controversial. This study examined a community of primates in Kibale National Park, Uganda, to assess the relative importance of host species and location in structuring gastrointestinal microbiomes. Fecal samples were collected from primates in intact forest and from primates in highly disturbed forest fragments. People and livestock living nearby were also included, as was a geographically distant population of related red colobus in Kenya. A culture</w:instrText>
      </w:r>
      <w:r w:rsidR="008417AC">
        <w:rPr>
          <w:rFonts w:ascii="Cambria Math" w:hAnsi="Cambria Math" w:cs="Cambria Math"/>
          <w:color w:val="000000"/>
          <w:sz w:val="20"/>
          <w:szCs w:val="20"/>
        </w:rPr>
        <w:instrText>‐</w:instrText>
      </w:r>
      <w:r w:rsidR="008417AC">
        <w:rPr>
          <w:rFonts w:ascii="Arial" w:hAnsi="Arial" w:cs="Arial"/>
          <w:color w:val="000000"/>
          <w:sz w:val="20"/>
          <w:szCs w:val="20"/>
        </w:rPr>
        <w:instrText>free microbial community fingerprinting technique was used to analyze fecal microbiomes from 124 individual red colobus (\n                Procolobus rufomitratus\n                ), 100 individual black</w:instrText>
      </w:r>
      <w:r w:rsidR="008417AC">
        <w:rPr>
          <w:rFonts w:ascii="Cambria Math" w:hAnsi="Cambria Math" w:cs="Cambria Math"/>
          <w:color w:val="000000"/>
          <w:sz w:val="20"/>
          <w:szCs w:val="20"/>
        </w:rPr>
        <w:instrText>‐</w:instrText>
      </w:r>
      <w:r w:rsidR="008417AC">
        <w:rPr>
          <w:rFonts w:ascii="Arial" w:hAnsi="Arial" w:cs="Arial"/>
          <w:color w:val="000000"/>
          <w:sz w:val="20"/>
          <w:szCs w:val="20"/>
        </w:rPr>
        <w:instrText>and</w:instrText>
      </w:r>
      <w:r w:rsidR="008417AC">
        <w:rPr>
          <w:rFonts w:ascii="Cambria Math" w:hAnsi="Cambria Math" w:cs="Cambria Math"/>
          <w:color w:val="000000"/>
          <w:sz w:val="20"/>
          <w:szCs w:val="20"/>
        </w:rPr>
        <w:instrText>‐</w:instrText>
      </w:r>
      <w:r w:rsidR="008417AC">
        <w:rPr>
          <w:rFonts w:ascii="Arial" w:hAnsi="Arial" w:cs="Arial"/>
          <w:color w:val="000000"/>
          <w:sz w:val="20"/>
          <w:szCs w:val="20"/>
        </w:rPr>
        <w:instrText>white colobus (\n                Colobus guereza\n                ), 111 individual red</w:instrText>
      </w:r>
      <w:r w:rsidR="008417AC">
        <w:rPr>
          <w:rFonts w:ascii="Cambria Math" w:hAnsi="Cambria Math" w:cs="Cambria Math"/>
          <w:color w:val="000000"/>
          <w:sz w:val="20"/>
          <w:szCs w:val="20"/>
        </w:rPr>
        <w:instrText>‐</w:instrText>
      </w:r>
      <w:r w:rsidR="008417AC">
        <w:rPr>
          <w:rFonts w:ascii="Arial" w:hAnsi="Arial" w:cs="Arial"/>
          <w:color w:val="000000"/>
          <w:sz w:val="20"/>
          <w:szCs w:val="20"/>
        </w:rPr>
        <w:instrText>tailed guenons (\n                Cercopithecus ascanius\n                ), 578 human volunteers, and 364 domestic animals, including cattle (\n                Bos indicus\n                and\n                B. indicus\n                 × \n                B. taurus\n                crosses), goats (\n                Caprus hircus\n                ), sheep (\n                Ovis aries\n                ), and pigs (\n                Sus scrofa\n                ). Microbiomes sorted strongly by host species, and forest fragmentation did not alter this pattern. Microbiomes of Kenyan red colobus sorted distinctly from microbiomes of Ugandan red colobus, but microbiomes from these two red colobus populations clustered more closely with each other than with any other species. Microbiomes from red colobus and black</w:instrText>
      </w:r>
      <w:r w:rsidR="008417AC">
        <w:rPr>
          <w:rFonts w:ascii="Cambria Math" w:hAnsi="Cambria Math" w:cs="Cambria Math"/>
          <w:color w:val="000000"/>
          <w:sz w:val="20"/>
          <w:szCs w:val="20"/>
        </w:rPr>
        <w:instrText>‐</w:instrText>
      </w:r>
      <w:r w:rsidR="008417AC">
        <w:rPr>
          <w:rFonts w:ascii="Arial" w:hAnsi="Arial" w:cs="Arial"/>
          <w:color w:val="000000"/>
          <w:sz w:val="20"/>
          <w:szCs w:val="20"/>
        </w:rPr>
        <w:instrText>and</w:instrText>
      </w:r>
      <w:r w:rsidR="008417AC">
        <w:rPr>
          <w:rFonts w:ascii="Cambria Math" w:hAnsi="Cambria Math" w:cs="Cambria Math"/>
          <w:color w:val="000000"/>
          <w:sz w:val="20"/>
          <w:szCs w:val="20"/>
        </w:rPr>
        <w:instrText>‐</w:instrText>
      </w:r>
      <w:r w:rsidR="008417AC">
        <w:rPr>
          <w:rFonts w:ascii="Arial" w:hAnsi="Arial" w:cs="Arial"/>
          <w:color w:val="000000"/>
          <w:sz w:val="20"/>
          <w:szCs w:val="20"/>
        </w:rPr>
        <w:instrText>white colobus were more differentiated than would be predicted by the phylogenetic relatedness of these two species, perhaps reflecting heretofore underappreciated differences in digestive physiology between the species. Within Kibale, social group membership influenced intra</w:instrText>
      </w:r>
      <w:r w:rsidR="008417AC">
        <w:rPr>
          <w:rFonts w:ascii="Cambria Math" w:hAnsi="Cambria Math" w:cs="Cambria Math"/>
          <w:color w:val="000000"/>
          <w:sz w:val="20"/>
          <w:szCs w:val="20"/>
        </w:rPr>
        <w:instrText>‐</w:instrText>
      </w:r>
      <w:r w:rsidR="008417AC">
        <w:rPr>
          <w:rFonts w:ascii="Arial" w:hAnsi="Arial" w:cs="Arial"/>
          <w:color w:val="000000"/>
          <w:sz w:val="20"/>
          <w:szCs w:val="20"/>
        </w:rPr>
        <w:instrText>specific variation among microbiomes. However, intra</w:instrText>
      </w:r>
      <w:r w:rsidR="008417AC">
        <w:rPr>
          <w:rFonts w:ascii="Cambria Math" w:hAnsi="Cambria Math" w:cs="Cambria Math"/>
          <w:color w:val="000000"/>
          <w:sz w:val="20"/>
          <w:szCs w:val="20"/>
        </w:rPr>
        <w:instrText>‐</w:instrText>
      </w:r>
      <w:r w:rsidR="008417AC">
        <w:rPr>
          <w:rFonts w:ascii="Arial" w:hAnsi="Arial" w:cs="Arial"/>
          <w:color w:val="000000"/>
          <w:sz w:val="20"/>
          <w:szCs w:val="20"/>
        </w:rPr>
        <w:instrText>specific variation was higher among primates in forest fragments than among primates in intact forest, perhaps reflecting the physical separation of fragments. These results suggest that, in this system, species</w:instrText>
      </w:r>
      <w:r w:rsidR="008417AC">
        <w:rPr>
          <w:rFonts w:ascii="Cambria Math" w:hAnsi="Cambria Math" w:cs="Cambria Math"/>
          <w:color w:val="000000"/>
          <w:sz w:val="20"/>
          <w:szCs w:val="20"/>
        </w:rPr>
        <w:instrText>‐</w:instrText>
      </w:r>
      <w:r w:rsidR="008417AC">
        <w:rPr>
          <w:rFonts w:ascii="Arial" w:hAnsi="Arial" w:cs="Arial"/>
          <w:color w:val="000000"/>
          <w:sz w:val="20"/>
          <w:szCs w:val="20"/>
        </w:rPr>
        <w:instrText>specific processes such as gastrointestinal physiology strongly structure microbial communities, and that primate microbiomes are relatively resistant to perturbation, even across large geographic distances or in the face of habitat disturbance. Am. J. Primatol. 76:347–354, 2014. © 2013 Wiley Periodicals, Inc.","container-title":"American Journal of Primatology","DOI":"10.1002/ajp.22238","ISSN":"0275-2565, 1098-2345","issue":"4","journalAbbreviation":"American J Primatol","language":"en","page":"347-354","source":"DOI.org (Crossref)","title":"Fecal microbiomes of non</w:instrText>
      </w:r>
      <w:r w:rsidR="008417AC">
        <w:rPr>
          <w:rFonts w:ascii="Cambria Math" w:hAnsi="Cambria Math" w:cs="Cambria Math"/>
          <w:color w:val="000000"/>
          <w:sz w:val="20"/>
          <w:szCs w:val="20"/>
        </w:rPr>
        <w:instrText>‐</w:instrText>
      </w:r>
      <w:r w:rsidR="008417AC">
        <w:rPr>
          <w:rFonts w:ascii="Arial" w:hAnsi="Arial" w:cs="Arial"/>
          <w:color w:val="000000"/>
          <w:sz w:val="20"/>
          <w:szCs w:val="20"/>
        </w:rPr>
        <w:instrText>human primates in Western Uganda reveal species</w:instrText>
      </w:r>
      <w:r w:rsidR="008417AC">
        <w:rPr>
          <w:rFonts w:ascii="Cambria Math" w:hAnsi="Cambria Math" w:cs="Cambria Math"/>
          <w:color w:val="000000"/>
          <w:sz w:val="20"/>
          <w:szCs w:val="20"/>
        </w:rPr>
        <w:instrText>‐</w:instrText>
      </w:r>
      <w:r w:rsidR="008417AC">
        <w:rPr>
          <w:rFonts w:ascii="Arial" w:hAnsi="Arial" w:cs="Arial"/>
          <w:color w:val="000000"/>
          <w:sz w:val="20"/>
          <w:szCs w:val="20"/>
        </w:rPr>
        <w:instrText xml:space="preserve">specific communities largely resistant to habitat perturbation","volume":"76","author":[{"family":"McCord","given":"Aleia I."},{"family":"Chapman","given":"Colin A."},{"family":"Weny","given":"Geoffrey"},{"family":"Tumukunde","given":"Alex"},{"family":"Hyeroba","given":"David"},{"family":"Klotz","given":"Kelly"},{"family":"Koblings","given":"Avery S."},{"family":"Mbora","given":"David N.M."},{"family":"Cregger","given":"Melissa"},{"family":"White","given":"Bryan A."},{"family":"Leigh","given":"Steven R."},{"family":"Goldberg","given":"Tony L."}],"issued":{"date-parts":[["2014",4]]}}}],"schema":"https://github.com/citation-style-language/schema/raw/master/csl-citation.json"} </w:instrText>
      </w:r>
      <w:r w:rsidR="00CF77DC">
        <w:rPr>
          <w:rFonts w:ascii="Arial" w:hAnsi="Arial" w:cs="Arial"/>
          <w:color w:val="000000"/>
          <w:sz w:val="20"/>
          <w:szCs w:val="20"/>
        </w:rPr>
        <w:fldChar w:fldCharType="separate"/>
      </w:r>
      <w:r w:rsidR="008417AC" w:rsidRPr="008417AC">
        <w:rPr>
          <w:rFonts w:ascii="Arial" w:hAnsi="Arial" w:cs="Arial"/>
          <w:sz w:val="20"/>
          <w:szCs w:val="24"/>
          <w:vertAlign w:val="superscript"/>
        </w:rPr>
        <w:t>43</w:t>
      </w:r>
      <w:r w:rsidR="00CF77DC">
        <w:rPr>
          <w:rFonts w:ascii="Arial" w:hAnsi="Arial" w:cs="Arial"/>
          <w:color w:val="000000"/>
          <w:sz w:val="20"/>
          <w:szCs w:val="20"/>
        </w:rPr>
        <w:fldChar w:fldCharType="end"/>
      </w:r>
      <w:r w:rsidR="00A93900">
        <w:rPr>
          <w:rFonts w:ascii="Arial" w:hAnsi="Arial" w:cs="Arial"/>
          <w:color w:val="000000"/>
          <w:sz w:val="20"/>
          <w:szCs w:val="20"/>
        </w:rPr>
        <w:t>).</w:t>
      </w:r>
    </w:p>
    <w:p w14:paraId="4D274DB4" w14:textId="016FFCC5" w:rsidR="002C605A" w:rsidRPr="00876827" w:rsidDel="00081169" w:rsidRDefault="00E068FE">
      <w:pPr>
        <w:rPr>
          <w:del w:id="119" w:author="Domink_S" w:date="2024-04-12T09:13:00Z"/>
          <w:rFonts w:ascii="Arial" w:hAnsi="Arial" w:cs="Arial"/>
          <w:color w:val="000000"/>
          <w:sz w:val="20"/>
          <w:szCs w:val="20"/>
        </w:rPr>
      </w:pPr>
      <w:r>
        <w:rPr>
          <w:rFonts w:ascii="Arial" w:hAnsi="Arial" w:cs="Arial"/>
          <w:color w:val="000000"/>
          <w:sz w:val="20"/>
          <w:szCs w:val="20"/>
        </w:rPr>
        <w:lastRenderedPageBreak/>
        <w:t xml:space="preserve">Taken together, we find that host characteristics, such as sex and age, play a small part in shaping the gut microbial beta-diversity of </w:t>
      </w:r>
      <w:r w:rsidRPr="00E068FE">
        <w:rPr>
          <w:rFonts w:ascii="Arial" w:hAnsi="Arial" w:cs="Arial"/>
          <w:i/>
          <w:iCs/>
          <w:color w:val="000000"/>
          <w:sz w:val="20"/>
          <w:szCs w:val="20"/>
        </w:rPr>
        <w:t xml:space="preserve">H. </w:t>
      </w:r>
      <w:proofErr w:type="spellStart"/>
      <w:r w:rsidR="004A67E7">
        <w:rPr>
          <w:rFonts w:ascii="Arial" w:hAnsi="Arial" w:cs="Arial"/>
          <w:i/>
          <w:iCs/>
          <w:color w:val="000000"/>
          <w:sz w:val="20"/>
          <w:szCs w:val="20"/>
        </w:rPr>
        <w:t>caffer</w:t>
      </w:r>
      <w:proofErr w:type="spellEnd"/>
      <w:r w:rsidRPr="00E068FE">
        <w:rPr>
          <w:rFonts w:ascii="Arial" w:hAnsi="Arial" w:cs="Arial"/>
          <w:i/>
          <w:iCs/>
          <w:color w:val="000000"/>
          <w:sz w:val="20"/>
          <w:szCs w:val="20"/>
        </w:rPr>
        <w:t xml:space="preserve"> </w:t>
      </w:r>
      <w:r w:rsidRPr="00AB3AA7">
        <w:rPr>
          <w:rFonts w:ascii="Arial" w:hAnsi="Arial" w:cs="Arial"/>
          <w:i/>
          <w:color w:val="000000"/>
          <w:sz w:val="20"/>
          <w:szCs w:val="20"/>
        </w:rPr>
        <w:t>D</w:t>
      </w:r>
      <w:r>
        <w:rPr>
          <w:rFonts w:ascii="Arial" w:hAnsi="Arial" w:cs="Arial"/>
          <w:color w:val="000000"/>
          <w:sz w:val="20"/>
          <w:szCs w:val="20"/>
        </w:rPr>
        <w:t xml:space="preserve"> when compared to the environment</w:t>
      </w:r>
      <w:ins w:id="120" w:author="Domink_S" w:date="2024-04-12T09:11:00Z">
        <w:r w:rsidR="00081169">
          <w:rPr>
            <w:rFonts w:ascii="Arial" w:hAnsi="Arial" w:cs="Arial"/>
            <w:color w:val="000000"/>
            <w:sz w:val="20"/>
            <w:szCs w:val="20"/>
          </w:rPr>
          <w:t xml:space="preserve"> and pathogen</w:t>
        </w:r>
      </w:ins>
      <w:ins w:id="121" w:author="Domink_S" w:date="2024-04-22T07:08:00Z">
        <w:r w:rsidR="00047C11">
          <w:rPr>
            <w:rFonts w:ascii="Arial" w:hAnsi="Arial" w:cs="Arial"/>
            <w:color w:val="000000"/>
            <w:sz w:val="20"/>
            <w:szCs w:val="20"/>
          </w:rPr>
          <w:t>s</w:t>
        </w:r>
      </w:ins>
      <w:r>
        <w:rPr>
          <w:rFonts w:ascii="Arial" w:hAnsi="Arial" w:cs="Arial"/>
          <w:color w:val="000000"/>
          <w:sz w:val="20"/>
          <w:szCs w:val="20"/>
        </w:rPr>
        <w:t xml:space="preserve">. </w:t>
      </w:r>
      <w:r w:rsidR="00EE14F1">
        <w:rPr>
          <w:rFonts w:ascii="Arial" w:hAnsi="Arial" w:cs="Arial"/>
          <w:color w:val="000000"/>
          <w:sz w:val="20"/>
          <w:szCs w:val="20"/>
        </w:rPr>
        <w:t>T</w:t>
      </w:r>
      <w:r>
        <w:rPr>
          <w:rFonts w:ascii="Arial" w:hAnsi="Arial" w:cs="Arial"/>
          <w:color w:val="000000"/>
          <w:sz w:val="20"/>
          <w:szCs w:val="20"/>
        </w:rPr>
        <w:t>he seemingly largest impact on gut microbial community composition had infection status.</w:t>
      </w:r>
      <w:r w:rsidR="00EE14F1">
        <w:rPr>
          <w:rFonts w:ascii="Arial" w:hAnsi="Arial" w:cs="Arial"/>
          <w:color w:val="000000"/>
          <w:sz w:val="20"/>
          <w:szCs w:val="20"/>
        </w:rPr>
        <w:t xml:space="preserve"> Our work is in line with current thoughts on how host characteristics, pathogen infections and the environment concurrently impact the gut microbial composition </w:t>
      </w:r>
      <w:r w:rsidR="00004421">
        <w:rPr>
          <w:rFonts w:ascii="Arial" w:hAnsi="Arial" w:cs="Arial"/>
          <w:color w:val="000000"/>
          <w:sz w:val="20"/>
          <w:szCs w:val="20"/>
        </w:rPr>
        <w:t xml:space="preserve">(i.e., disease pyramid, </w:t>
      </w:r>
      <w:r w:rsidR="00004421">
        <w:rPr>
          <w:rFonts w:ascii="Arial" w:hAnsi="Arial" w:cs="Arial"/>
          <w:color w:val="000000"/>
          <w:sz w:val="20"/>
          <w:szCs w:val="20"/>
        </w:rPr>
        <w:fldChar w:fldCharType="begin"/>
      </w:r>
      <w:r w:rsidR="008417AC">
        <w:rPr>
          <w:rFonts w:ascii="Arial" w:hAnsi="Arial" w:cs="Arial"/>
          <w:color w:val="000000"/>
          <w:sz w:val="20"/>
          <w:szCs w:val="20"/>
        </w:rPr>
        <w:instrText xml:space="preserve"> ADDIN ZOTERO_ITEM CSL_CITATION {"citationID":"i72XFQET","properties":{"formattedCitation":"\\super 44\\nosupersub{}","plainCitation":"44","noteIndex":0},"citationItems":[{"id":568,"uris":["http://zotero.org/users/13284053/items/5C7KZZTF"],"itemData":{"id":568,"type":"article-journal","container-title":"Trends in Parasitology","DOI":"10.1016/j.pt.2020.04.010","ISSN":"1471-4922, 1471-5007","issue":"7","journalAbbreviation":"Trends in Parasitology","language":"English","note":"publisher: Elsevier\nPMID: 32402837","page":"616-633","source":"www.cell.com","title":"Environmental Factors and Host Microbiomes Shape Host–Pathogen Dynamics","volume":"36","author":[{"family":"Bernardo-Cravo","given":"Adriana P."},{"family":"Schmeller","given":"Dirk S."},{"family":"Chatzinotas","given":"Antonis"},{"family":"Vredenburg","given":"Vance T."},{"family":"Loyau","given":"Adeline"}],"issued":{"date-parts":[["2020",7,1]]}}}],"schema":"https://github.com/citation-style-language/schema/raw/master/csl-citation.json"} </w:instrText>
      </w:r>
      <w:r w:rsidR="00004421">
        <w:rPr>
          <w:rFonts w:ascii="Arial" w:hAnsi="Arial" w:cs="Arial"/>
          <w:color w:val="000000"/>
          <w:sz w:val="20"/>
          <w:szCs w:val="20"/>
        </w:rPr>
        <w:fldChar w:fldCharType="separate"/>
      </w:r>
      <w:r w:rsidR="008417AC" w:rsidRPr="008417AC">
        <w:rPr>
          <w:rFonts w:ascii="Arial" w:hAnsi="Arial" w:cs="Arial"/>
          <w:sz w:val="20"/>
          <w:szCs w:val="24"/>
          <w:vertAlign w:val="superscript"/>
        </w:rPr>
        <w:t>44</w:t>
      </w:r>
      <w:r w:rsidR="00004421">
        <w:rPr>
          <w:rFonts w:ascii="Arial" w:hAnsi="Arial" w:cs="Arial"/>
          <w:color w:val="000000"/>
          <w:sz w:val="20"/>
          <w:szCs w:val="20"/>
        </w:rPr>
        <w:fldChar w:fldCharType="end"/>
      </w:r>
      <w:r w:rsidR="00004421">
        <w:rPr>
          <w:rFonts w:ascii="Arial" w:hAnsi="Arial" w:cs="Arial"/>
          <w:color w:val="000000"/>
          <w:sz w:val="20"/>
          <w:szCs w:val="20"/>
        </w:rPr>
        <w:t xml:space="preserve">). </w:t>
      </w:r>
      <w:r w:rsidR="00EE14F1">
        <w:rPr>
          <w:rFonts w:ascii="Arial" w:hAnsi="Arial" w:cs="Arial"/>
          <w:color w:val="000000"/>
          <w:sz w:val="20"/>
          <w:szCs w:val="20"/>
        </w:rPr>
        <w:t xml:space="preserve">It’s important to </w:t>
      </w:r>
      <w:r w:rsidR="00EA5F86">
        <w:rPr>
          <w:rFonts w:ascii="Arial" w:hAnsi="Arial" w:cs="Arial"/>
          <w:color w:val="000000"/>
          <w:sz w:val="20"/>
          <w:szCs w:val="20"/>
        </w:rPr>
        <w:t>emphasise</w:t>
      </w:r>
      <w:r w:rsidR="00EE14F1">
        <w:rPr>
          <w:rFonts w:ascii="Arial" w:hAnsi="Arial" w:cs="Arial"/>
          <w:color w:val="000000"/>
          <w:sz w:val="20"/>
          <w:szCs w:val="20"/>
        </w:rPr>
        <w:t xml:space="preserve"> though that</w:t>
      </w:r>
      <w:r>
        <w:rPr>
          <w:rFonts w:ascii="Arial" w:hAnsi="Arial" w:cs="Arial"/>
          <w:color w:val="000000"/>
          <w:sz w:val="20"/>
          <w:szCs w:val="20"/>
        </w:rPr>
        <w:t xml:space="preserve"> we cannot fully disentangle whether </w:t>
      </w:r>
      <w:r w:rsidR="00EA5F86">
        <w:rPr>
          <w:rFonts w:ascii="Arial" w:hAnsi="Arial" w:cs="Arial"/>
          <w:color w:val="000000"/>
          <w:sz w:val="20"/>
          <w:szCs w:val="20"/>
        </w:rPr>
        <w:t>the connection between virus infection and gut microbial composition is a</w:t>
      </w:r>
      <w:r w:rsidR="00EE14F1">
        <w:rPr>
          <w:rFonts w:ascii="Arial" w:hAnsi="Arial" w:cs="Arial"/>
          <w:color w:val="000000"/>
          <w:sz w:val="20"/>
          <w:szCs w:val="20"/>
        </w:rPr>
        <w:t xml:space="preserve"> </w:t>
      </w:r>
      <w:r w:rsidR="00EA5F86">
        <w:rPr>
          <w:rFonts w:ascii="Arial" w:hAnsi="Arial" w:cs="Arial"/>
          <w:color w:val="000000"/>
          <w:sz w:val="20"/>
          <w:szCs w:val="20"/>
        </w:rPr>
        <w:t>consequence</w:t>
      </w:r>
      <w:r w:rsidR="00EE14F1">
        <w:rPr>
          <w:rFonts w:ascii="Arial" w:hAnsi="Arial" w:cs="Arial"/>
          <w:color w:val="000000"/>
          <w:sz w:val="20"/>
          <w:szCs w:val="20"/>
        </w:rPr>
        <w:t xml:space="preserve"> of the CoV-2B infection or </w:t>
      </w:r>
      <w:r w:rsidR="00EA5F86">
        <w:rPr>
          <w:rFonts w:ascii="Arial" w:hAnsi="Arial" w:cs="Arial"/>
          <w:color w:val="000000"/>
          <w:sz w:val="20"/>
          <w:szCs w:val="20"/>
        </w:rPr>
        <w:t>lowered microbial resistance to viral invaders in an already depauperated gut microbial community (e.g., due to nutritional stress of the host or prior infections)</w:t>
      </w:r>
      <w:r w:rsidR="00EE14F1">
        <w:rPr>
          <w:rFonts w:ascii="Arial" w:hAnsi="Arial" w:cs="Arial"/>
          <w:color w:val="000000"/>
          <w:sz w:val="20"/>
          <w:szCs w:val="20"/>
        </w:rPr>
        <w:t xml:space="preserve">. </w:t>
      </w:r>
      <w:r w:rsidR="00EA5F86">
        <w:rPr>
          <w:rFonts w:ascii="Arial" w:hAnsi="Arial" w:cs="Arial"/>
          <w:color w:val="000000"/>
          <w:sz w:val="20"/>
          <w:szCs w:val="20"/>
        </w:rPr>
        <w:t xml:space="preserve">Whereas other systems could explore the role of nutritional stress in relation to </w:t>
      </w:r>
      <w:r w:rsidR="00E81979">
        <w:rPr>
          <w:rFonts w:ascii="Arial" w:hAnsi="Arial" w:cs="Arial"/>
          <w:color w:val="000000"/>
          <w:sz w:val="20"/>
          <w:szCs w:val="20"/>
        </w:rPr>
        <w:t>microbiota-mediated viral resistance</w:t>
      </w:r>
      <w:del w:id="122" w:author="Domink_S" w:date="2024-04-22T07:09:00Z">
        <w:r w:rsidR="00E81979" w:rsidDel="00047C11">
          <w:rPr>
            <w:rFonts w:ascii="Arial" w:hAnsi="Arial" w:cs="Arial"/>
            <w:color w:val="000000"/>
            <w:sz w:val="20"/>
            <w:szCs w:val="20"/>
          </w:rPr>
          <w:delText xml:space="preserve"> </w:delText>
        </w:r>
      </w:del>
      <w:r w:rsidR="00E81979">
        <w:rPr>
          <w:rFonts w:ascii="Arial" w:hAnsi="Arial" w:cs="Arial"/>
          <w:color w:val="000000"/>
          <w:sz w:val="20"/>
          <w:szCs w:val="20"/>
        </w:rPr>
        <w:fldChar w:fldCharType="begin"/>
      </w:r>
      <w:r w:rsidR="008417AC">
        <w:rPr>
          <w:rFonts w:ascii="Arial" w:hAnsi="Arial" w:cs="Arial"/>
          <w:color w:val="000000"/>
          <w:sz w:val="20"/>
          <w:szCs w:val="20"/>
        </w:rPr>
        <w:instrText xml:space="preserve"> ADDIN ZOTERO_ITEM CSL_CITATION {"citationID":"7qQOUyS8","properties":{"formattedCitation":"\\super 45\\nosupersub{}","plainCitation":"45","noteIndex":0},"citationItems":[{"id":627,"uris":["http://zotero.org/users/13284053/items/MFU8U6ZN"],"itemData":{"id":627,"type":"article-journal","abstract":"Abstract\n            \n              During recent decades, pathogens that originated in bats have become an increasing public health concern. A major challenge is to identify how those pathogens spill over into human populations to generate a pandemic threat\n              1\n              . Many correlational studies associate spillover with changes in land use or other anthropogenic stressors\n              2,3\n              , although the mechanisms underlying the observed correlations have not been identified\n              4\n              . One limitation is the lack of spatially and temporally explicit data on multiple spillovers, and on the connections among spillovers, reservoir host ecology and behaviour and viral dynamics. We present 25 years of data on land-use change, bat behaviour and spillover of Hendra virus from Pteropodid bats to horses in subtropical Australia. These data show that bats are responding to environmental change by persistently adopting behaviours that were previously transient responses to nutritional stress. Interactions between land-use change and climate now lead to persistent bat residency in agricultural areas, where periodic food shortages drive clusters of spillovers. Pulses of winter flowering of trees in remnant forests appeared to prevent spillover. We developed integrative Bayesian network models based on these phenomena that accurately predicted the presence or absence of clusters of spillovers in each of the 25 years. Our long-term study identifies the mechanistic connections between habitat loss, climate and increased spillover risk. It provides a framework for examining causes of bat virus spillover and for developing ecological countermeasures to prevent pandemics.","container-title":"Nature","DOI":"10.1038/s41586-022-05506-2","ISSN":"0028-0836, 1476-4687","issue":"7943","journalAbbreviation":"Nature","language":"en","page":"340-344","source":"DOI.org (Crossref)","title":"Pathogen spillover driven by rapid changes in bat ecology","volume":"613","author":[{"family":"Eby","given":"Peggy"},{"family":"Peel","given":"Alison J."},{"family":"Hoegh","given":"Andrew"},{"family":"Madden","given":"Wyatt"},{"family":"Giles","given":"John R."},{"family":"Hudson","given":"Peter J."},{"family":"Plowright","given":"Raina K."}],"issued":{"date-parts":[["2023",1,12]]}}}],"schema":"https://github.com/citation-style-language/schema/raw/master/csl-citation.json"} </w:instrText>
      </w:r>
      <w:r w:rsidR="00E81979">
        <w:rPr>
          <w:rFonts w:ascii="Arial" w:hAnsi="Arial" w:cs="Arial"/>
          <w:color w:val="000000"/>
          <w:sz w:val="20"/>
          <w:szCs w:val="20"/>
        </w:rPr>
        <w:fldChar w:fldCharType="separate"/>
      </w:r>
      <w:r w:rsidR="008417AC" w:rsidRPr="008417AC">
        <w:rPr>
          <w:rFonts w:ascii="Arial" w:hAnsi="Arial" w:cs="Arial"/>
          <w:sz w:val="20"/>
          <w:szCs w:val="24"/>
          <w:vertAlign w:val="superscript"/>
        </w:rPr>
        <w:t>45</w:t>
      </w:r>
      <w:r w:rsidR="00E81979">
        <w:rPr>
          <w:rFonts w:ascii="Arial" w:hAnsi="Arial" w:cs="Arial"/>
          <w:color w:val="000000"/>
          <w:sz w:val="20"/>
          <w:szCs w:val="20"/>
        </w:rPr>
        <w:fldChar w:fldCharType="end"/>
      </w:r>
      <w:r w:rsidR="00E81979">
        <w:rPr>
          <w:rFonts w:ascii="Arial" w:hAnsi="Arial" w:cs="Arial"/>
          <w:color w:val="000000"/>
          <w:sz w:val="20"/>
          <w:szCs w:val="20"/>
        </w:rPr>
        <w:t>, a</w:t>
      </w:r>
      <w:r w:rsidR="00004421">
        <w:rPr>
          <w:rFonts w:ascii="Arial" w:hAnsi="Arial" w:cs="Arial"/>
          <w:color w:val="000000"/>
          <w:sz w:val="20"/>
          <w:szCs w:val="20"/>
        </w:rPr>
        <w:t xml:space="preserve">n interesting follow-up </w:t>
      </w:r>
      <w:r w:rsidR="00E81979">
        <w:rPr>
          <w:rFonts w:ascii="Arial" w:hAnsi="Arial" w:cs="Arial"/>
          <w:color w:val="000000"/>
          <w:sz w:val="20"/>
          <w:szCs w:val="20"/>
        </w:rPr>
        <w:t xml:space="preserve">question for our system could be to investigate the role of </w:t>
      </w:r>
      <w:r w:rsidR="00004421">
        <w:rPr>
          <w:rFonts w:ascii="Arial" w:hAnsi="Arial" w:cs="Arial"/>
          <w:color w:val="000000"/>
          <w:sz w:val="20"/>
          <w:szCs w:val="20"/>
        </w:rPr>
        <w:t xml:space="preserve">multiple </w:t>
      </w:r>
      <w:proofErr w:type="spellStart"/>
      <w:r w:rsidR="00004421">
        <w:rPr>
          <w:rFonts w:ascii="Arial" w:hAnsi="Arial" w:cs="Arial"/>
          <w:color w:val="000000"/>
          <w:sz w:val="20"/>
          <w:szCs w:val="20"/>
        </w:rPr>
        <w:t>CoVs</w:t>
      </w:r>
      <w:proofErr w:type="spellEnd"/>
      <w:r w:rsidR="00004421">
        <w:rPr>
          <w:rFonts w:ascii="Arial" w:hAnsi="Arial" w:cs="Arial"/>
          <w:color w:val="000000"/>
          <w:sz w:val="20"/>
          <w:szCs w:val="20"/>
        </w:rPr>
        <w:t xml:space="preserve"> co-infected </w:t>
      </w:r>
      <w:r w:rsidR="00004421" w:rsidRPr="00004421">
        <w:rPr>
          <w:rFonts w:ascii="Arial" w:hAnsi="Arial" w:cs="Arial"/>
          <w:i/>
          <w:iCs/>
          <w:color w:val="000000"/>
          <w:sz w:val="20"/>
          <w:szCs w:val="20"/>
        </w:rPr>
        <w:t xml:space="preserve">H. </w:t>
      </w:r>
      <w:proofErr w:type="spellStart"/>
      <w:r w:rsidR="004A67E7">
        <w:rPr>
          <w:rFonts w:ascii="Arial" w:hAnsi="Arial" w:cs="Arial"/>
          <w:i/>
          <w:iCs/>
          <w:color w:val="000000"/>
          <w:sz w:val="20"/>
          <w:szCs w:val="20"/>
        </w:rPr>
        <w:t>caffer</w:t>
      </w:r>
      <w:proofErr w:type="spellEnd"/>
      <w:r w:rsidR="00004421">
        <w:rPr>
          <w:rFonts w:ascii="Arial" w:hAnsi="Arial" w:cs="Arial"/>
          <w:color w:val="000000"/>
          <w:sz w:val="20"/>
          <w:szCs w:val="20"/>
        </w:rPr>
        <w:t xml:space="preserve"> </w:t>
      </w:r>
      <w:r w:rsidR="00004421" w:rsidRPr="00AB3AA7">
        <w:rPr>
          <w:rFonts w:ascii="Arial" w:hAnsi="Arial" w:cs="Arial"/>
          <w:i/>
          <w:color w:val="000000"/>
          <w:sz w:val="20"/>
          <w:szCs w:val="20"/>
        </w:rPr>
        <w:t>D</w:t>
      </w:r>
      <w:del w:id="123" w:author="Domink_S" w:date="2024-04-22T07:09:00Z">
        <w:r w:rsidR="00004421" w:rsidDel="00047C11">
          <w:rPr>
            <w:rFonts w:ascii="Arial" w:hAnsi="Arial" w:cs="Arial"/>
            <w:color w:val="000000"/>
            <w:sz w:val="20"/>
            <w:szCs w:val="20"/>
          </w:rPr>
          <w:delText xml:space="preserve"> </w:delText>
        </w:r>
      </w:del>
      <w:r w:rsidR="00004421">
        <w:rPr>
          <w:rFonts w:ascii="Arial" w:hAnsi="Arial" w:cs="Arial"/>
          <w:color w:val="000000"/>
          <w:sz w:val="20"/>
          <w:szCs w:val="20"/>
        </w:rPr>
        <w:fldChar w:fldCharType="begin"/>
      </w:r>
      <w:r w:rsidR="008417AC">
        <w:rPr>
          <w:rFonts w:ascii="Arial" w:hAnsi="Arial" w:cs="Arial"/>
          <w:color w:val="000000"/>
          <w:sz w:val="20"/>
          <w:szCs w:val="20"/>
        </w:rPr>
        <w:instrText xml:space="preserve"> ADDIN ZOTERO_ITEM CSL_CITATION {"citationID":"WwLU9rGX","properties":{"formattedCitation":"\\super 32\\nosupersub{}","plainCitation":"32","noteIndex":0},"citationItems":[{"id":515,"uris":["http://zotero.org/users/13284053/items/LPT3M6C7"],"itemData":{"id":515,"type":"article-journal","abstract":"Parasitic infections disturb gut microbial communities beyond their natural range of variation, possibly leading to dysbiosis. Yet it remains underappreciated that most infections are accompanied by one or more co-infections and their collective impact is largely unexplored. Here we developed a framework illustrating changes to the host gut microbiome following single infections, and build on it by describing the neutral, synergistic or antagonistic impacts on microbial α- and ß-diversity expected from co-infections. We tested the framework on microbiome data from a non-human primate population co-infected with helminths and Adenovirus, and matched patterns reported in published studies to the introduced framework. In this case study, α-diversity of co-infected Malagasy mouse lemurs (Microcebus griseorufus) did not differ in comparison with that of singly infected or uninfected individuals, even though community composition captured with ß-diversity metrices changed significantly. Explicitly, we record stochastic changes in dispersion, a sign of dysbiosis, following the Anna-Karenina principle rather than deterministic shifts in the microbial gut community. From the literature review and our case study, neutral and synergistic impacts emerged as common outcomes from co-infections, wherein both shifts and dispersion of microbial communities following co-infections were often more severe than after a single infection alone, but microbial α-diversity was not universally altered. Important functions of the microbiome may also suffer from such heavily altered, though no less species-rich microbial community. Lastly, we pose the hypothesis that the reshuffling of host-associated microbial communities due to the impact of various, often coinciding parasitic infections may become a source of novel or zoonotic diseases.","container-title":"Animal Microbiome","DOI":"10.1186/s42523-022-00198-5","ISSN":"2524-4671","issue":"1","journalAbbreviation":"anim microbiome","language":"en","license":"All rights reserved","page":"48","source":"Springer Link","title":"A framework for testing the impact of co-infections on host gut microbiomes","volume":"4","author":[{"family":"Schmid","given":"Dominik W."},{"family":"Fackelmann","given":"Gloria"},{"literal":"Wasimuddin"},{"family":"Rakotondranary","given":"Jacques"},{"family":"Ratovonamana","given":"Yedidya R."},{"family":"Montero","given":"B. Karina"},{"family":"Ganzhorn","given":"Jörg U."},{"family":"Sommer","given":"Simone"}],"issued":{"date-parts":[["2022",8,9]]}}}],"schema":"https://github.com/citation-style-language/schema/raw/master/csl-citation.json"} </w:instrText>
      </w:r>
      <w:r w:rsidR="00004421">
        <w:rPr>
          <w:rFonts w:ascii="Arial" w:hAnsi="Arial" w:cs="Arial"/>
          <w:color w:val="000000"/>
          <w:sz w:val="20"/>
          <w:szCs w:val="20"/>
        </w:rPr>
        <w:fldChar w:fldCharType="separate"/>
      </w:r>
      <w:r w:rsidR="008417AC" w:rsidRPr="008417AC">
        <w:rPr>
          <w:rFonts w:ascii="Arial" w:hAnsi="Arial" w:cs="Arial"/>
          <w:sz w:val="20"/>
          <w:szCs w:val="24"/>
          <w:vertAlign w:val="superscript"/>
        </w:rPr>
        <w:t>32</w:t>
      </w:r>
      <w:r w:rsidR="00004421">
        <w:rPr>
          <w:rFonts w:ascii="Arial" w:hAnsi="Arial" w:cs="Arial"/>
          <w:color w:val="000000"/>
          <w:sz w:val="20"/>
          <w:szCs w:val="20"/>
        </w:rPr>
        <w:fldChar w:fldCharType="end"/>
      </w:r>
      <w:ins w:id="124" w:author="Domink_S" w:date="2024-04-22T07:09:00Z">
        <w:r w:rsidR="00047C11">
          <w:rPr>
            <w:rFonts w:ascii="Arial" w:hAnsi="Arial" w:cs="Arial"/>
            <w:color w:val="000000"/>
            <w:sz w:val="20"/>
            <w:szCs w:val="20"/>
          </w:rPr>
          <w:t>, and gather repeated samples from the same bats as they progress through a viral infection.</w:t>
        </w:r>
      </w:ins>
      <w:del w:id="125" w:author="Domink_S" w:date="2024-04-22T07:09:00Z">
        <w:r w:rsidR="00E81979" w:rsidDel="00047C11">
          <w:rPr>
            <w:rFonts w:ascii="Arial" w:hAnsi="Arial" w:cs="Arial"/>
            <w:color w:val="000000"/>
            <w:sz w:val="20"/>
            <w:szCs w:val="20"/>
          </w:rPr>
          <w:delText>.</w:delText>
        </w:r>
      </w:del>
    </w:p>
    <w:p w14:paraId="2068B03E" w14:textId="15A90559" w:rsidR="00876827" w:rsidDel="000A122D" w:rsidRDefault="00876827" w:rsidP="00004421">
      <w:pPr>
        <w:rPr>
          <w:del w:id="126" w:author="Domink_S" w:date="2024-04-12T09:09:00Z"/>
          <w:rFonts w:ascii="Arial" w:hAnsi="Arial" w:cs="Arial"/>
          <w:b/>
          <w:bCs/>
          <w:sz w:val="20"/>
          <w:szCs w:val="20"/>
        </w:rPr>
      </w:pPr>
      <w:del w:id="127" w:author="Domink_S" w:date="2024-04-12T09:09:00Z">
        <w:r w:rsidDel="000A122D">
          <w:rPr>
            <w:rFonts w:ascii="Arial" w:hAnsi="Arial" w:cs="Arial"/>
            <w:noProof/>
            <w:sz w:val="20"/>
            <w:szCs w:val="20"/>
          </w:rPr>
          <w:drawing>
            <wp:inline distT="0" distB="0" distL="0" distR="0" wp14:anchorId="4355F6DC" wp14:editId="53EC30A9">
              <wp:extent cx="5722620" cy="306324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3063240"/>
                      </a:xfrm>
                      <a:prstGeom prst="rect">
                        <a:avLst/>
                      </a:prstGeom>
                      <a:noFill/>
                      <a:ln>
                        <a:noFill/>
                      </a:ln>
                    </pic:spPr>
                  </pic:pic>
                </a:graphicData>
              </a:graphic>
            </wp:inline>
          </w:drawing>
        </w:r>
      </w:del>
    </w:p>
    <w:p w14:paraId="1A695519" w14:textId="75762C89" w:rsidR="00004421" w:rsidDel="000A122D" w:rsidRDefault="00004421" w:rsidP="00004421">
      <w:pPr>
        <w:rPr>
          <w:del w:id="128" w:author="Domink_S" w:date="2024-04-12T09:09:00Z"/>
          <w:rFonts w:ascii="Arial" w:hAnsi="Arial" w:cs="Arial"/>
          <w:sz w:val="20"/>
          <w:szCs w:val="20"/>
        </w:rPr>
      </w:pPr>
      <w:del w:id="129" w:author="Domink_S" w:date="2024-04-12T09:09:00Z">
        <w:r w:rsidRPr="00004421" w:rsidDel="000A122D">
          <w:rPr>
            <w:rFonts w:ascii="Arial" w:hAnsi="Arial" w:cs="Arial"/>
            <w:b/>
            <w:bCs/>
            <w:sz w:val="20"/>
            <w:szCs w:val="20"/>
          </w:rPr>
          <w:delText xml:space="preserve">Supplementary Figure 4 A) Unweighted and </w:delText>
        </w:r>
        <w:r w:rsidDel="000A122D">
          <w:rPr>
            <w:rFonts w:ascii="Arial" w:hAnsi="Arial" w:cs="Arial"/>
            <w:b/>
            <w:bCs/>
            <w:sz w:val="20"/>
            <w:szCs w:val="20"/>
          </w:rPr>
          <w:delText>B</w:delText>
        </w:r>
        <w:r w:rsidRPr="00004421" w:rsidDel="000A122D">
          <w:rPr>
            <w:rFonts w:ascii="Arial" w:hAnsi="Arial" w:cs="Arial"/>
            <w:b/>
            <w:bCs/>
            <w:sz w:val="20"/>
            <w:szCs w:val="20"/>
          </w:rPr>
          <w:delText>) weighted Unifrac distances depicted in a PCoA and as distances from centroid</w:delText>
        </w:r>
        <w:r w:rsidDel="000A122D">
          <w:rPr>
            <w:rFonts w:ascii="Arial" w:hAnsi="Arial" w:cs="Arial"/>
            <w:b/>
            <w:bCs/>
            <w:sz w:val="20"/>
            <w:szCs w:val="20"/>
          </w:rPr>
          <w:delText xml:space="preserve"> comparing sampling locations.</w:delText>
        </w:r>
        <w:r w:rsidDel="000A122D">
          <w:rPr>
            <w:rFonts w:ascii="Arial" w:hAnsi="Arial" w:cs="Arial"/>
            <w:sz w:val="20"/>
            <w:szCs w:val="20"/>
          </w:rPr>
          <w:delText xml:space="preserve"> </w:delText>
        </w:r>
        <w:r w:rsidDel="000A122D">
          <w:rPr>
            <w:rFonts w:ascii="Arial" w:hAnsi="Arial" w:cs="Arial"/>
            <w:color w:val="000000"/>
            <w:sz w:val="20"/>
            <w:szCs w:val="20"/>
          </w:rPr>
          <w:delText>Ellipses are drawn using 95% confidence intervals. Asterix indicate level of significance: * &lt; 0.05, ** &lt; 0.01, *** &lt;0.001.</w:delText>
        </w:r>
      </w:del>
    </w:p>
    <w:p w14:paraId="154728D9" w14:textId="77777777" w:rsidR="00004421" w:rsidRDefault="00004421">
      <w:pPr>
        <w:rPr>
          <w:rFonts w:ascii="Arial" w:hAnsi="Arial" w:cs="Arial"/>
          <w:sz w:val="20"/>
          <w:szCs w:val="20"/>
        </w:rPr>
      </w:pPr>
    </w:p>
    <w:p w14:paraId="5194C7A4" w14:textId="0E0A2734" w:rsidR="002015D8" w:rsidRDefault="002015D8">
      <w:pPr>
        <w:rPr>
          <w:rFonts w:ascii="Arial" w:hAnsi="Arial" w:cs="Arial"/>
          <w:sz w:val="20"/>
          <w:szCs w:val="20"/>
        </w:rPr>
      </w:pPr>
      <w:r>
        <w:rPr>
          <w:rFonts w:ascii="Arial" w:hAnsi="Arial" w:cs="Arial"/>
          <w:sz w:val="20"/>
          <w:szCs w:val="20"/>
        </w:rPr>
        <w:t>Joint species distribution modelling to compare differentially abundant genera</w:t>
      </w:r>
    </w:p>
    <w:p w14:paraId="6A4FB35F" w14:textId="1B2FF0D5" w:rsidR="00982615" w:rsidRPr="00982615" w:rsidRDefault="00FE4B30" w:rsidP="00982615">
      <w:pPr>
        <w:rPr>
          <w:rFonts w:ascii="Arial" w:hAnsi="Arial" w:cs="Arial"/>
          <w:sz w:val="20"/>
          <w:szCs w:val="20"/>
        </w:rPr>
      </w:pPr>
      <w:r>
        <w:rPr>
          <w:rFonts w:ascii="Arial" w:hAnsi="Arial" w:cs="Arial"/>
          <w:sz w:val="20"/>
          <w:szCs w:val="20"/>
        </w:rPr>
        <w:t xml:space="preserve">Several common bacterial genera seemed to differ between uninfected and CoV-2B infected bats, but also the two other </w:t>
      </w:r>
      <w:proofErr w:type="spellStart"/>
      <w:r>
        <w:rPr>
          <w:rFonts w:ascii="Arial" w:hAnsi="Arial" w:cs="Arial"/>
          <w:sz w:val="20"/>
          <w:szCs w:val="20"/>
        </w:rPr>
        <w:t>CoVs</w:t>
      </w:r>
      <w:proofErr w:type="spellEnd"/>
      <w:r>
        <w:rPr>
          <w:rFonts w:ascii="Arial" w:hAnsi="Arial" w:cs="Arial"/>
          <w:sz w:val="20"/>
          <w:szCs w:val="20"/>
        </w:rPr>
        <w:t xml:space="preserve"> caused slight changes in abundant genera (Supplementary Table 3, Supplementary Figure 5). </w:t>
      </w:r>
      <w:r w:rsidRPr="00081169">
        <w:rPr>
          <w:rFonts w:ascii="Arial" w:hAnsi="Arial" w:cs="Arial"/>
          <w:i/>
          <w:sz w:val="20"/>
          <w:szCs w:val="20"/>
          <w:rPrChange w:id="130" w:author="Domink_S" w:date="2024-04-12T09:15:00Z">
            <w:rPr>
              <w:rFonts w:ascii="Arial" w:hAnsi="Arial" w:cs="Arial"/>
              <w:sz w:val="20"/>
              <w:szCs w:val="20"/>
            </w:rPr>
          </w:rPrChange>
        </w:rPr>
        <w:t>Mycoplasma</w:t>
      </w:r>
      <w:r>
        <w:rPr>
          <w:rFonts w:ascii="Arial" w:hAnsi="Arial" w:cs="Arial"/>
          <w:sz w:val="20"/>
          <w:szCs w:val="20"/>
        </w:rPr>
        <w:t xml:space="preserve">, </w:t>
      </w:r>
      <w:r w:rsidRPr="00081169">
        <w:rPr>
          <w:rFonts w:ascii="Arial" w:hAnsi="Arial" w:cs="Arial"/>
          <w:i/>
          <w:sz w:val="20"/>
          <w:szCs w:val="20"/>
          <w:rPrChange w:id="131" w:author="Domink_S" w:date="2024-04-12T09:15:00Z">
            <w:rPr>
              <w:rFonts w:ascii="Arial" w:hAnsi="Arial" w:cs="Arial"/>
              <w:sz w:val="20"/>
              <w:szCs w:val="20"/>
            </w:rPr>
          </w:rPrChange>
        </w:rPr>
        <w:t>Staphylococcus</w:t>
      </w:r>
      <w:r w:rsidR="00822B71">
        <w:rPr>
          <w:rFonts w:ascii="Arial" w:hAnsi="Arial" w:cs="Arial"/>
          <w:sz w:val="20"/>
          <w:szCs w:val="20"/>
        </w:rPr>
        <w:t xml:space="preserve">, </w:t>
      </w:r>
      <w:ins w:id="132" w:author="Domink_S" w:date="2024-04-12T09:15:00Z">
        <w:r w:rsidR="00081169">
          <w:rPr>
            <w:rFonts w:ascii="Arial" w:hAnsi="Arial" w:cs="Arial"/>
            <w:sz w:val="20"/>
            <w:szCs w:val="20"/>
          </w:rPr>
          <w:t xml:space="preserve">and </w:t>
        </w:r>
      </w:ins>
      <w:proofErr w:type="spellStart"/>
      <w:r w:rsidR="00822B71" w:rsidRPr="00081169">
        <w:rPr>
          <w:rFonts w:ascii="Arial" w:hAnsi="Arial" w:cs="Arial"/>
          <w:i/>
          <w:sz w:val="20"/>
          <w:szCs w:val="20"/>
          <w:rPrChange w:id="133" w:author="Domink_S" w:date="2024-04-12T09:15:00Z">
            <w:rPr>
              <w:rFonts w:ascii="Arial" w:hAnsi="Arial" w:cs="Arial"/>
              <w:sz w:val="20"/>
              <w:szCs w:val="20"/>
            </w:rPr>
          </w:rPrChange>
        </w:rPr>
        <w:t>Pectobacterium</w:t>
      </w:r>
      <w:proofErr w:type="spellEnd"/>
      <w:r w:rsidR="00822B71">
        <w:rPr>
          <w:rFonts w:ascii="Arial" w:hAnsi="Arial" w:cs="Arial"/>
          <w:sz w:val="20"/>
          <w:szCs w:val="20"/>
        </w:rPr>
        <w:t xml:space="preserve"> </w:t>
      </w:r>
      <w:del w:id="134" w:author="Domink_S" w:date="2024-04-12T09:15:00Z">
        <w:r w:rsidDel="00081169">
          <w:rPr>
            <w:rFonts w:ascii="Arial" w:hAnsi="Arial" w:cs="Arial"/>
            <w:sz w:val="20"/>
            <w:szCs w:val="20"/>
          </w:rPr>
          <w:delText xml:space="preserve">and Fusobacterium </w:delText>
        </w:r>
      </w:del>
      <w:r>
        <w:rPr>
          <w:rFonts w:ascii="Arial" w:hAnsi="Arial" w:cs="Arial"/>
          <w:sz w:val="20"/>
          <w:szCs w:val="20"/>
        </w:rPr>
        <w:t xml:space="preserve">were more common in CoV-2B infected bats. </w:t>
      </w:r>
      <w:proofErr w:type="spellStart"/>
      <w:r w:rsidRPr="00081169">
        <w:rPr>
          <w:rFonts w:ascii="Arial" w:hAnsi="Arial" w:cs="Arial"/>
          <w:i/>
          <w:sz w:val="20"/>
          <w:szCs w:val="20"/>
          <w:rPrChange w:id="135" w:author="Domink_S" w:date="2024-04-12T09:15:00Z">
            <w:rPr>
              <w:rFonts w:ascii="Arial" w:hAnsi="Arial" w:cs="Arial"/>
              <w:sz w:val="20"/>
              <w:szCs w:val="20"/>
            </w:rPr>
          </w:rPrChange>
        </w:rPr>
        <w:t>Raoultibacter</w:t>
      </w:r>
      <w:proofErr w:type="spellEnd"/>
      <w:r>
        <w:rPr>
          <w:rFonts w:ascii="Arial" w:hAnsi="Arial" w:cs="Arial"/>
          <w:sz w:val="20"/>
          <w:szCs w:val="20"/>
        </w:rPr>
        <w:t xml:space="preserve">, </w:t>
      </w:r>
      <w:proofErr w:type="spellStart"/>
      <w:r w:rsidR="00277641" w:rsidRPr="00081169">
        <w:rPr>
          <w:rFonts w:ascii="Arial" w:hAnsi="Arial" w:cs="Arial"/>
          <w:i/>
          <w:sz w:val="20"/>
          <w:szCs w:val="20"/>
          <w:rPrChange w:id="136" w:author="Domink_S" w:date="2024-04-12T09:15:00Z">
            <w:rPr>
              <w:rFonts w:ascii="Arial" w:hAnsi="Arial" w:cs="Arial"/>
              <w:sz w:val="20"/>
              <w:szCs w:val="20"/>
            </w:rPr>
          </w:rPrChange>
        </w:rPr>
        <w:t>Paeni</w:t>
      </w:r>
      <w:r w:rsidRPr="00081169">
        <w:rPr>
          <w:rFonts w:ascii="Arial" w:hAnsi="Arial" w:cs="Arial"/>
          <w:i/>
          <w:sz w:val="20"/>
          <w:szCs w:val="20"/>
          <w:rPrChange w:id="137" w:author="Domink_S" w:date="2024-04-12T09:15:00Z">
            <w:rPr>
              <w:rFonts w:ascii="Arial" w:hAnsi="Arial" w:cs="Arial"/>
              <w:sz w:val="20"/>
              <w:szCs w:val="20"/>
            </w:rPr>
          </w:rPrChange>
        </w:rPr>
        <w:t>clostridium</w:t>
      </w:r>
      <w:proofErr w:type="spellEnd"/>
      <w:r>
        <w:rPr>
          <w:rFonts w:ascii="Arial" w:hAnsi="Arial" w:cs="Arial"/>
          <w:sz w:val="20"/>
          <w:szCs w:val="20"/>
        </w:rPr>
        <w:t xml:space="preserve">, </w:t>
      </w:r>
      <w:proofErr w:type="spellStart"/>
      <w:r w:rsidRPr="00081169">
        <w:rPr>
          <w:rFonts w:ascii="Arial" w:hAnsi="Arial" w:cs="Arial"/>
          <w:i/>
          <w:sz w:val="20"/>
          <w:szCs w:val="20"/>
          <w:rPrChange w:id="138" w:author="Domink_S" w:date="2024-04-12T09:16:00Z">
            <w:rPr>
              <w:rFonts w:ascii="Arial" w:hAnsi="Arial" w:cs="Arial"/>
              <w:sz w:val="20"/>
              <w:szCs w:val="20"/>
            </w:rPr>
          </w:rPrChange>
        </w:rPr>
        <w:t>Gemella</w:t>
      </w:r>
      <w:proofErr w:type="spellEnd"/>
      <w:r>
        <w:rPr>
          <w:rFonts w:ascii="Arial" w:hAnsi="Arial" w:cs="Arial"/>
          <w:sz w:val="20"/>
          <w:szCs w:val="20"/>
        </w:rPr>
        <w:t xml:space="preserve">, </w:t>
      </w:r>
      <w:proofErr w:type="spellStart"/>
      <w:r w:rsidRPr="00081169">
        <w:rPr>
          <w:rFonts w:ascii="Arial" w:hAnsi="Arial" w:cs="Arial"/>
          <w:i/>
          <w:sz w:val="20"/>
          <w:szCs w:val="20"/>
          <w:rPrChange w:id="139" w:author="Domink_S" w:date="2024-04-12T09:16:00Z">
            <w:rPr>
              <w:rFonts w:ascii="Arial" w:hAnsi="Arial" w:cs="Arial"/>
              <w:sz w:val="20"/>
              <w:szCs w:val="20"/>
            </w:rPr>
          </w:rPrChange>
        </w:rPr>
        <w:t>Christensenellaceae</w:t>
      </w:r>
      <w:proofErr w:type="spellEnd"/>
      <w:ins w:id="140" w:author="Domink_S" w:date="2024-04-12T09:16:00Z">
        <w:r w:rsidR="00081169">
          <w:rPr>
            <w:rFonts w:ascii="Arial" w:hAnsi="Arial" w:cs="Arial"/>
            <w:i/>
            <w:sz w:val="20"/>
            <w:szCs w:val="20"/>
          </w:rPr>
          <w:t xml:space="preserve"> </w:t>
        </w:r>
      </w:ins>
      <w:del w:id="141" w:author="Domink_S" w:date="2024-04-12T09:16:00Z">
        <w:r w:rsidRPr="00081169" w:rsidDel="00081169">
          <w:rPr>
            <w:rFonts w:ascii="Arial" w:hAnsi="Arial" w:cs="Arial"/>
            <w:i/>
            <w:sz w:val="20"/>
            <w:szCs w:val="20"/>
            <w:rPrChange w:id="142" w:author="Domink_S" w:date="2024-04-12T09:16:00Z">
              <w:rPr>
                <w:rFonts w:ascii="Arial" w:hAnsi="Arial" w:cs="Arial"/>
                <w:sz w:val="20"/>
                <w:szCs w:val="20"/>
              </w:rPr>
            </w:rPrChange>
          </w:rPr>
          <w:delText>_</w:delText>
        </w:r>
      </w:del>
      <w:r w:rsidRPr="00081169">
        <w:rPr>
          <w:rFonts w:ascii="Arial" w:hAnsi="Arial" w:cs="Arial"/>
          <w:i/>
          <w:sz w:val="20"/>
          <w:szCs w:val="20"/>
          <w:rPrChange w:id="143" w:author="Domink_S" w:date="2024-04-12T09:16:00Z">
            <w:rPr>
              <w:rFonts w:ascii="Arial" w:hAnsi="Arial" w:cs="Arial"/>
              <w:sz w:val="20"/>
              <w:szCs w:val="20"/>
            </w:rPr>
          </w:rPrChange>
        </w:rPr>
        <w:t>R</w:t>
      </w:r>
      <w:ins w:id="144" w:author="Domink_S" w:date="2024-04-12T09:16:00Z">
        <w:r w:rsidR="00081169">
          <w:rPr>
            <w:rFonts w:ascii="Arial" w:hAnsi="Arial" w:cs="Arial"/>
            <w:i/>
            <w:sz w:val="20"/>
            <w:szCs w:val="20"/>
          </w:rPr>
          <w:t>-</w:t>
        </w:r>
      </w:ins>
      <w:del w:id="145" w:author="Domink_S" w:date="2024-04-12T09:16:00Z">
        <w:r w:rsidRPr="00081169" w:rsidDel="00081169">
          <w:rPr>
            <w:rFonts w:ascii="Arial" w:hAnsi="Arial" w:cs="Arial"/>
            <w:i/>
            <w:sz w:val="20"/>
            <w:szCs w:val="20"/>
            <w:rPrChange w:id="146" w:author="Domink_S" w:date="2024-04-12T09:16:00Z">
              <w:rPr>
                <w:rFonts w:ascii="Arial" w:hAnsi="Arial" w:cs="Arial"/>
                <w:sz w:val="20"/>
                <w:szCs w:val="20"/>
              </w:rPr>
            </w:rPrChange>
          </w:rPr>
          <w:delText>.</w:delText>
        </w:r>
      </w:del>
      <w:r w:rsidRPr="00081169">
        <w:rPr>
          <w:rFonts w:ascii="Arial" w:hAnsi="Arial" w:cs="Arial"/>
          <w:i/>
          <w:sz w:val="20"/>
          <w:szCs w:val="20"/>
          <w:rPrChange w:id="147" w:author="Domink_S" w:date="2024-04-12T09:16:00Z">
            <w:rPr>
              <w:rFonts w:ascii="Arial" w:hAnsi="Arial" w:cs="Arial"/>
              <w:sz w:val="20"/>
              <w:szCs w:val="20"/>
            </w:rPr>
          </w:rPrChange>
        </w:rPr>
        <w:t>7</w:t>
      </w:r>
      <w:ins w:id="148" w:author="Domink_S" w:date="2024-04-12T09:16:00Z">
        <w:r w:rsidR="00081169">
          <w:rPr>
            <w:rFonts w:ascii="Arial" w:hAnsi="Arial" w:cs="Arial"/>
            <w:i/>
            <w:sz w:val="20"/>
            <w:szCs w:val="20"/>
          </w:rPr>
          <w:t xml:space="preserve"> </w:t>
        </w:r>
      </w:ins>
      <w:del w:id="149" w:author="Domink_S" w:date="2024-04-12T09:16:00Z">
        <w:r w:rsidRPr="00081169" w:rsidDel="00081169">
          <w:rPr>
            <w:rFonts w:ascii="Arial" w:hAnsi="Arial" w:cs="Arial"/>
            <w:i/>
            <w:sz w:val="20"/>
            <w:szCs w:val="20"/>
            <w:rPrChange w:id="150" w:author="Domink_S" w:date="2024-04-12T09:16:00Z">
              <w:rPr>
                <w:rFonts w:ascii="Arial" w:hAnsi="Arial" w:cs="Arial"/>
                <w:sz w:val="20"/>
                <w:szCs w:val="20"/>
              </w:rPr>
            </w:rPrChange>
          </w:rPr>
          <w:delText>_</w:delText>
        </w:r>
      </w:del>
      <w:r w:rsidRPr="00081169">
        <w:rPr>
          <w:rFonts w:ascii="Arial" w:hAnsi="Arial" w:cs="Arial"/>
          <w:i/>
          <w:sz w:val="20"/>
          <w:szCs w:val="20"/>
          <w:rPrChange w:id="151" w:author="Domink_S" w:date="2024-04-12T09:16:00Z">
            <w:rPr>
              <w:rFonts w:ascii="Arial" w:hAnsi="Arial" w:cs="Arial"/>
              <w:sz w:val="20"/>
              <w:szCs w:val="20"/>
            </w:rPr>
          </w:rPrChange>
        </w:rPr>
        <w:t>group</w:t>
      </w:r>
      <w:r>
        <w:rPr>
          <w:rFonts w:ascii="Arial" w:hAnsi="Arial" w:cs="Arial"/>
          <w:sz w:val="20"/>
          <w:szCs w:val="20"/>
        </w:rPr>
        <w:t xml:space="preserve">, </w:t>
      </w:r>
      <w:proofErr w:type="spellStart"/>
      <w:r w:rsidRPr="00081169">
        <w:rPr>
          <w:rFonts w:ascii="Arial" w:hAnsi="Arial" w:cs="Arial"/>
          <w:i/>
          <w:sz w:val="20"/>
          <w:szCs w:val="20"/>
          <w:rPrChange w:id="152" w:author="Domink_S" w:date="2024-04-12T09:16:00Z">
            <w:rPr>
              <w:rFonts w:ascii="Arial" w:hAnsi="Arial" w:cs="Arial"/>
              <w:sz w:val="20"/>
              <w:szCs w:val="20"/>
            </w:rPr>
          </w:rPrChange>
        </w:rPr>
        <w:t>Candidatus</w:t>
      </w:r>
      <w:proofErr w:type="spellEnd"/>
      <w:ins w:id="153" w:author="Domink_S" w:date="2024-04-12T09:16:00Z">
        <w:r w:rsidR="00081169" w:rsidRPr="00081169">
          <w:rPr>
            <w:rFonts w:ascii="Arial" w:hAnsi="Arial" w:cs="Arial"/>
            <w:i/>
            <w:sz w:val="20"/>
            <w:szCs w:val="20"/>
            <w:rPrChange w:id="154" w:author="Domink_S" w:date="2024-04-12T09:16:00Z">
              <w:rPr>
                <w:rFonts w:ascii="Arial" w:hAnsi="Arial" w:cs="Arial"/>
                <w:sz w:val="20"/>
                <w:szCs w:val="20"/>
              </w:rPr>
            </w:rPrChange>
          </w:rPr>
          <w:t xml:space="preserve"> </w:t>
        </w:r>
      </w:ins>
      <w:del w:id="155" w:author="Domink_S" w:date="2024-04-12T09:16:00Z">
        <w:r w:rsidRPr="00081169" w:rsidDel="00081169">
          <w:rPr>
            <w:rFonts w:ascii="Arial" w:hAnsi="Arial" w:cs="Arial"/>
            <w:i/>
            <w:sz w:val="20"/>
            <w:szCs w:val="20"/>
            <w:rPrChange w:id="156" w:author="Domink_S" w:date="2024-04-12T09:16:00Z">
              <w:rPr>
                <w:rFonts w:ascii="Arial" w:hAnsi="Arial" w:cs="Arial"/>
                <w:sz w:val="20"/>
                <w:szCs w:val="20"/>
              </w:rPr>
            </w:rPrChange>
          </w:rPr>
          <w:delText>_</w:delText>
        </w:r>
      </w:del>
      <w:proofErr w:type="spellStart"/>
      <w:r w:rsidRPr="00081169">
        <w:rPr>
          <w:rFonts w:ascii="Arial" w:hAnsi="Arial" w:cs="Arial"/>
          <w:i/>
          <w:sz w:val="20"/>
          <w:szCs w:val="20"/>
          <w:rPrChange w:id="157" w:author="Domink_S" w:date="2024-04-12T09:16:00Z">
            <w:rPr>
              <w:rFonts w:ascii="Arial" w:hAnsi="Arial" w:cs="Arial"/>
              <w:sz w:val="20"/>
              <w:szCs w:val="20"/>
            </w:rPr>
          </w:rPrChange>
        </w:rPr>
        <w:t>Soleaferrea</w:t>
      </w:r>
      <w:proofErr w:type="spellEnd"/>
      <w:r>
        <w:rPr>
          <w:rFonts w:ascii="Arial" w:hAnsi="Arial" w:cs="Arial"/>
          <w:sz w:val="20"/>
          <w:szCs w:val="20"/>
        </w:rPr>
        <w:t xml:space="preserve">, </w:t>
      </w:r>
      <w:proofErr w:type="spellStart"/>
      <w:r w:rsidR="00277641" w:rsidRPr="00081169">
        <w:rPr>
          <w:rFonts w:ascii="Arial" w:hAnsi="Arial" w:cs="Arial"/>
          <w:i/>
          <w:sz w:val="20"/>
          <w:szCs w:val="20"/>
          <w:rPrChange w:id="158" w:author="Domink_S" w:date="2024-04-12T09:16:00Z">
            <w:rPr>
              <w:rFonts w:ascii="Arial" w:hAnsi="Arial" w:cs="Arial"/>
              <w:sz w:val="20"/>
              <w:szCs w:val="20"/>
            </w:rPr>
          </w:rPrChange>
        </w:rPr>
        <w:t>Ureaplasma</w:t>
      </w:r>
      <w:proofErr w:type="spellEnd"/>
      <w:r>
        <w:rPr>
          <w:rFonts w:ascii="Arial" w:hAnsi="Arial" w:cs="Arial"/>
          <w:sz w:val="20"/>
          <w:szCs w:val="20"/>
        </w:rPr>
        <w:t xml:space="preserve"> and </w:t>
      </w:r>
      <w:proofErr w:type="spellStart"/>
      <w:r w:rsidRPr="00081169">
        <w:rPr>
          <w:rFonts w:ascii="Arial" w:hAnsi="Arial" w:cs="Arial"/>
          <w:i/>
          <w:sz w:val="20"/>
          <w:szCs w:val="20"/>
          <w:rPrChange w:id="159" w:author="Domink_S" w:date="2024-04-12T09:16:00Z">
            <w:rPr>
              <w:rFonts w:ascii="Arial" w:hAnsi="Arial" w:cs="Arial"/>
              <w:sz w:val="20"/>
              <w:szCs w:val="20"/>
            </w:rPr>
          </w:rPrChange>
        </w:rPr>
        <w:t>Alistipes</w:t>
      </w:r>
      <w:proofErr w:type="spellEnd"/>
      <w:r>
        <w:rPr>
          <w:rFonts w:ascii="Arial" w:hAnsi="Arial" w:cs="Arial"/>
          <w:sz w:val="20"/>
          <w:szCs w:val="20"/>
        </w:rPr>
        <w:t xml:space="preserve">, on the other hand, were found at lower abundances in CoV-2B infected bats. We even uncovered some commonalities among different pathogens: </w:t>
      </w:r>
      <w:r w:rsidRPr="00081169">
        <w:rPr>
          <w:rFonts w:ascii="Arial" w:hAnsi="Arial" w:cs="Arial"/>
          <w:i/>
          <w:sz w:val="20"/>
          <w:szCs w:val="20"/>
          <w:rPrChange w:id="160" w:author="Domink_S" w:date="2024-04-12T09:16:00Z">
            <w:rPr>
              <w:rFonts w:ascii="Arial" w:hAnsi="Arial" w:cs="Arial"/>
              <w:sz w:val="20"/>
              <w:szCs w:val="20"/>
            </w:rPr>
          </w:rPrChange>
        </w:rPr>
        <w:t>Mycoplasma</w:t>
      </w:r>
      <w:r>
        <w:rPr>
          <w:rFonts w:ascii="Arial" w:hAnsi="Arial" w:cs="Arial"/>
          <w:sz w:val="20"/>
          <w:szCs w:val="20"/>
        </w:rPr>
        <w:t xml:space="preserve"> was, for instance, more common in both CoV-2B and CoV-229E infected bats, while </w:t>
      </w:r>
      <w:proofErr w:type="spellStart"/>
      <w:r w:rsidRPr="00081169">
        <w:rPr>
          <w:rFonts w:ascii="Arial" w:hAnsi="Arial" w:cs="Arial"/>
          <w:i/>
          <w:sz w:val="20"/>
          <w:szCs w:val="20"/>
          <w:rPrChange w:id="161" w:author="Domink_S" w:date="2024-04-12T09:16:00Z">
            <w:rPr>
              <w:rFonts w:ascii="Arial" w:hAnsi="Arial" w:cs="Arial"/>
              <w:sz w:val="20"/>
              <w:szCs w:val="20"/>
            </w:rPr>
          </w:rPrChange>
        </w:rPr>
        <w:t>Gemella</w:t>
      </w:r>
      <w:proofErr w:type="spellEnd"/>
      <w:r>
        <w:rPr>
          <w:rFonts w:ascii="Arial" w:hAnsi="Arial" w:cs="Arial"/>
          <w:sz w:val="20"/>
          <w:szCs w:val="20"/>
        </w:rPr>
        <w:t xml:space="preserve"> was reduced in any infected bat.</w:t>
      </w:r>
      <w:r w:rsidR="00E872F2">
        <w:rPr>
          <w:rFonts w:ascii="Arial" w:hAnsi="Arial" w:cs="Arial"/>
          <w:sz w:val="20"/>
          <w:szCs w:val="20"/>
        </w:rPr>
        <w:t xml:space="preserve"> Moreover, Jamaican fruit bats infected with </w:t>
      </w:r>
      <w:proofErr w:type="spellStart"/>
      <w:r w:rsidR="00E872F2">
        <w:rPr>
          <w:rFonts w:ascii="Arial" w:hAnsi="Arial" w:cs="Arial"/>
          <w:sz w:val="20"/>
          <w:szCs w:val="20"/>
        </w:rPr>
        <w:t>Astrov</w:t>
      </w:r>
      <w:r w:rsidR="00C02EDD">
        <w:rPr>
          <w:rFonts w:ascii="Arial" w:hAnsi="Arial" w:cs="Arial"/>
          <w:sz w:val="20"/>
          <w:szCs w:val="20"/>
        </w:rPr>
        <w:t>i</w:t>
      </w:r>
      <w:r w:rsidR="00E872F2">
        <w:rPr>
          <w:rFonts w:ascii="Arial" w:hAnsi="Arial" w:cs="Arial"/>
          <w:sz w:val="20"/>
          <w:szCs w:val="20"/>
        </w:rPr>
        <w:t>ridae</w:t>
      </w:r>
      <w:proofErr w:type="spellEnd"/>
      <w:r w:rsidR="00E872F2">
        <w:rPr>
          <w:rFonts w:ascii="Arial" w:hAnsi="Arial" w:cs="Arial"/>
          <w:sz w:val="20"/>
          <w:szCs w:val="20"/>
        </w:rPr>
        <w:t xml:space="preserve"> were also enriched in Mycoplasma and impoverished in </w:t>
      </w:r>
      <w:proofErr w:type="spellStart"/>
      <w:r w:rsidR="00C02EDD" w:rsidRPr="00081169">
        <w:rPr>
          <w:rFonts w:ascii="Arial" w:hAnsi="Arial" w:cs="Arial"/>
          <w:i/>
          <w:sz w:val="20"/>
          <w:szCs w:val="20"/>
          <w:rPrChange w:id="162" w:author="Domink_S" w:date="2024-04-12T09:16:00Z">
            <w:rPr>
              <w:rFonts w:ascii="Arial" w:hAnsi="Arial" w:cs="Arial"/>
              <w:sz w:val="20"/>
              <w:szCs w:val="20"/>
            </w:rPr>
          </w:rPrChange>
        </w:rPr>
        <w:t>Bacteroidiales</w:t>
      </w:r>
      <w:proofErr w:type="spellEnd"/>
      <w:r w:rsidR="00C02EDD">
        <w:rPr>
          <w:rFonts w:ascii="Arial" w:hAnsi="Arial" w:cs="Arial"/>
          <w:sz w:val="20"/>
          <w:szCs w:val="20"/>
        </w:rPr>
        <w:t xml:space="preserve"> (Family to </w:t>
      </w:r>
      <w:proofErr w:type="spellStart"/>
      <w:r w:rsidR="00C02EDD" w:rsidRPr="00081169">
        <w:rPr>
          <w:rFonts w:ascii="Arial" w:hAnsi="Arial" w:cs="Arial"/>
          <w:i/>
          <w:sz w:val="20"/>
          <w:szCs w:val="20"/>
          <w:rPrChange w:id="163" w:author="Domink_S" w:date="2024-04-12T09:16:00Z">
            <w:rPr>
              <w:rFonts w:ascii="Arial" w:hAnsi="Arial" w:cs="Arial"/>
              <w:sz w:val="20"/>
              <w:szCs w:val="20"/>
            </w:rPr>
          </w:rPrChange>
        </w:rPr>
        <w:t>Alistipes</w:t>
      </w:r>
      <w:proofErr w:type="spellEnd"/>
      <w:r w:rsidR="00C02EDD">
        <w:rPr>
          <w:rFonts w:ascii="Arial" w:hAnsi="Arial" w:cs="Arial"/>
          <w:sz w:val="20"/>
          <w:szCs w:val="20"/>
        </w:rPr>
        <w:t>)</w:t>
      </w:r>
      <w:del w:id="164" w:author="Domink_S" w:date="2024-04-22T07:10:00Z">
        <w:r w:rsidR="00C02EDD" w:rsidDel="00047C11">
          <w:rPr>
            <w:rFonts w:ascii="Arial" w:hAnsi="Arial" w:cs="Arial"/>
            <w:sz w:val="20"/>
            <w:szCs w:val="20"/>
          </w:rPr>
          <w:delText xml:space="preserve"> </w:delText>
        </w:r>
      </w:del>
      <w:r w:rsidR="00C02EDD">
        <w:rPr>
          <w:rFonts w:ascii="Arial" w:hAnsi="Arial" w:cs="Arial"/>
          <w:sz w:val="20"/>
          <w:szCs w:val="20"/>
        </w:rPr>
        <w:fldChar w:fldCharType="begin"/>
      </w:r>
      <w:r w:rsidR="008417AC">
        <w:rPr>
          <w:rFonts w:ascii="Arial" w:hAnsi="Arial" w:cs="Arial"/>
          <w:sz w:val="20"/>
          <w:szCs w:val="20"/>
        </w:rPr>
        <w:instrText xml:space="preserve"> ADDIN ZOTERO_ITEM CSL_CITATION {"citationID":"iwXaCEWr","properties":{"formattedCitation":"\\super 27,31\\nosupersub{}","plainCitation":"27,31","noteIndex":0},"citationItems":[{"id":228,"uris":["http://zotero.org/users/13284053/items/3GVN2SB7"],"itemData":{"id":228,"type":"article-journal","abstract":"Astroviruses (AstV) are a major cause of diarrhoea in children. Interestingly, some wildlife species, including bats, remain phenotypically asymptomatic after infection. Disease symptoms, however, may only be less visible in bats and enteric viruses may indeed perturb their gut microbial communities. Gut microbiomes represent an important driver of immune defence mechanisms but potential effects of enteric virus-host microbiome interactions are largely unexplored. Using bats as a natural model system, we show that AstV-infections affect the gut microbiome, with the strength of the effect depending on host age. The gut microbial α- and β-diversity and the predicted microbial functional orthologs decreased in young bats but surprisingly increased in adult AstV + bats. The abundance of bacterial taxa characteristic for healthy microbiomes was strongly reduced in young AstV+ bats, possibly attributable to their immature immune system. Regardless of age, pathogencontaining genera exhibited negative interactions with several commensal taxa and increased after AstV-infection, leading to pathobiont-like shifts in the gut microbiome of all infected bats. Thus, in apparently healthy bats, AstV-infections disturb gut bacterial homeostasis, possibly increasing previously suppressed health risks by promoting co-infections. If similar processes are present in humans, the effects of enteric virus infections might have longer-term impacts extending beyond the directly observed symptoms.","container-title":"The ISME Journal","DOI":"10.1038/s41396-018-0239-1","ISSN":"1751-7362, 1751-7370","issue":"12","journalAbbreviation":"ISME J","language":"en","page":"2883-2893","source":"DOI.org (Crossref)","title":"Astrovirus infections induce age-dependent dysbiosis in gut microbiomes of bats","volume":"12","author":[{"literal":"Wasimuddin"},{"family":"Brändel","given":"Stefan Dominik"},{"family":"Tschapka","given":"Marco"},{"family":"Page","given":"Rachel"},{"family":"Rasche","given":"Andrea"},{"family":"Corman","given":"Victor M."},{"family":"Drosten","given":"Christian"},{"family":"Sommer","given":"Simone"}],"issued":{"date-parts":[["2018",12]]}}},{"id":226,"uris":["http://zotero.org/users/13284053/items/DGHLNX76"],"itemData":{"id":226,"type":"article-journal","abstract":"Astroviruses (AstVs) infect numerous mammalian species including reservoirs such as bats. Peptides encoded by the genes of the highly polymorphic Major Histocompatibility Complex (MHC) form the first line of host defence against pathogens. Aside from direct involvement in mounting adaptive immune responses, MHC class II genes are hypothesized to regulate gut commensal diversity and shape the production of immune-­modulatory substances by microbes, indirectly affecting host susceptibility. Despite initial empirical evidence for the link between host MHC and the microbiota, associations among these factors remain largely unknown. To fill this gap, we examined MHC allelic diversity and constitution, the gut bacterial community and abundance pattern of a wild population of a neotropical bat (Artibeus jamaicensis) challenged by AstV infections. First, we show an age-­dependent relationship between the host MHC class II diversity and constitution and the gut microbiota in AstV-­uninfected bats. Crucially, these associations changed in AstV-­infected bats. Additionally, we identify changes in the abundance of specific bacterial taxa linked to the presence of certain MHC supertypes and AstV infection. We suggest changes in the microbiota to be either a result of AstV infection or the MHC-­mediated modulation of microbial communities. The latter could subsequently affect microbe-­ mediated immunity and resistance against AstV infection. Our results emphasize that the reciprocal nature of host immune genetics, gut microbial diversity and pathogen infection require attention, which are particularly important given their repercussions for disease susceptibility and severity in wild animal populations with a history of zoonotic spillover and frequent human contact.","container-title":"Molecular Ecology","DOI":"10.1111/mec.16491","ISSN":"0962-1083, 1365-294X","issue":"12","journalAbbreviation":"Molecular Ecology","language":"en","license":"All rights reserved","page":"3342-3359","source":"DOI.org (Crossref)","title":"Interaction between MHC diversity and constitution, gut microbiota and Astrovirus infections in a neotropical bat","volume":"31","author":[{"family":"Fleischer","given":"Ramona"},{"family":"Schmid","given":"Dominik W."},{"literal":"Wasimuddin"},{"family":"Brändel","given":"Stefan D."},{"family":"Rasche","given":"Andrea"},{"family":"Corman","given":"Victor M."},{"family":"Drosten","given":"Christian"},{"family":"Tschapka","given":"Marco"},{"family":"Sommer","given":"Simone"}],"issued":{"date-parts":[["2022",6]]}}}],"schema":"https://github.com/citation-style-language/schema/raw/master/csl-citation.json"} </w:instrText>
      </w:r>
      <w:r w:rsidR="00C02EDD">
        <w:rPr>
          <w:rFonts w:ascii="Arial" w:hAnsi="Arial" w:cs="Arial"/>
          <w:sz w:val="20"/>
          <w:szCs w:val="20"/>
        </w:rPr>
        <w:fldChar w:fldCharType="separate"/>
      </w:r>
      <w:r w:rsidR="008417AC" w:rsidRPr="008417AC">
        <w:rPr>
          <w:rFonts w:ascii="Arial" w:hAnsi="Arial" w:cs="Arial"/>
          <w:sz w:val="20"/>
          <w:szCs w:val="24"/>
          <w:vertAlign w:val="superscript"/>
        </w:rPr>
        <w:t>27,31</w:t>
      </w:r>
      <w:r w:rsidR="00C02EDD">
        <w:rPr>
          <w:rFonts w:ascii="Arial" w:hAnsi="Arial" w:cs="Arial"/>
          <w:sz w:val="20"/>
          <w:szCs w:val="20"/>
        </w:rPr>
        <w:fldChar w:fldCharType="end"/>
      </w:r>
      <w:r w:rsidR="00C02EDD">
        <w:rPr>
          <w:rFonts w:ascii="Arial" w:hAnsi="Arial" w:cs="Arial"/>
          <w:sz w:val="20"/>
          <w:szCs w:val="20"/>
        </w:rPr>
        <w:t xml:space="preserve">. Other genera, such as </w:t>
      </w:r>
      <w:r w:rsidR="00C02EDD" w:rsidRPr="00081169">
        <w:rPr>
          <w:rFonts w:ascii="Arial" w:hAnsi="Arial" w:cs="Arial"/>
          <w:i/>
          <w:sz w:val="20"/>
          <w:szCs w:val="20"/>
          <w:rPrChange w:id="165" w:author="Domink_S" w:date="2024-04-12T09:16:00Z">
            <w:rPr>
              <w:rFonts w:ascii="Arial" w:hAnsi="Arial" w:cs="Arial"/>
              <w:sz w:val="20"/>
              <w:szCs w:val="20"/>
            </w:rPr>
          </w:rPrChange>
        </w:rPr>
        <w:t>Lactobacillus</w:t>
      </w:r>
      <w:r w:rsidR="00C02EDD">
        <w:rPr>
          <w:rFonts w:ascii="Arial" w:hAnsi="Arial" w:cs="Arial"/>
          <w:sz w:val="20"/>
          <w:szCs w:val="20"/>
        </w:rPr>
        <w:t xml:space="preserve"> or </w:t>
      </w:r>
      <w:r w:rsidR="00C02EDD" w:rsidRPr="00081169">
        <w:rPr>
          <w:rFonts w:ascii="Arial" w:hAnsi="Arial" w:cs="Arial"/>
          <w:i/>
          <w:sz w:val="20"/>
          <w:szCs w:val="20"/>
          <w:rPrChange w:id="166" w:author="Domink_S" w:date="2024-04-12T09:16:00Z">
            <w:rPr>
              <w:rFonts w:ascii="Arial" w:hAnsi="Arial" w:cs="Arial"/>
              <w:sz w:val="20"/>
              <w:szCs w:val="20"/>
            </w:rPr>
          </w:rPrChange>
        </w:rPr>
        <w:t>Streptococcus</w:t>
      </w:r>
      <w:r w:rsidR="00C02EDD">
        <w:rPr>
          <w:rFonts w:ascii="Arial" w:hAnsi="Arial" w:cs="Arial"/>
          <w:sz w:val="20"/>
          <w:szCs w:val="20"/>
        </w:rPr>
        <w:t>, showed differences in Astrovirus-infected A</w:t>
      </w:r>
      <w:r w:rsidR="00C02EDD" w:rsidRPr="00982615">
        <w:rPr>
          <w:rFonts w:ascii="Arial" w:hAnsi="Arial" w:cs="Arial"/>
          <w:i/>
          <w:sz w:val="20"/>
          <w:szCs w:val="20"/>
        </w:rPr>
        <w:t xml:space="preserve">. </w:t>
      </w:r>
      <w:proofErr w:type="spellStart"/>
      <w:r w:rsidR="00C02EDD" w:rsidRPr="00982615">
        <w:rPr>
          <w:rFonts w:ascii="Arial" w:hAnsi="Arial" w:cs="Arial"/>
          <w:i/>
          <w:sz w:val="20"/>
          <w:szCs w:val="20"/>
        </w:rPr>
        <w:t>jamaicensis</w:t>
      </w:r>
      <w:proofErr w:type="spellEnd"/>
      <w:r w:rsidR="00C02EDD">
        <w:rPr>
          <w:rFonts w:ascii="Arial" w:hAnsi="Arial" w:cs="Arial"/>
          <w:sz w:val="20"/>
          <w:szCs w:val="20"/>
        </w:rPr>
        <w:t xml:space="preserve"> but not in </w:t>
      </w:r>
      <w:proofErr w:type="spellStart"/>
      <w:r w:rsidR="00C02EDD">
        <w:rPr>
          <w:rFonts w:ascii="Arial" w:hAnsi="Arial" w:cs="Arial"/>
          <w:sz w:val="20"/>
          <w:szCs w:val="20"/>
        </w:rPr>
        <w:t>CoV</w:t>
      </w:r>
      <w:proofErr w:type="spellEnd"/>
      <w:r w:rsidR="00C02EDD">
        <w:rPr>
          <w:rFonts w:ascii="Arial" w:hAnsi="Arial" w:cs="Arial"/>
          <w:sz w:val="20"/>
          <w:szCs w:val="20"/>
        </w:rPr>
        <w:t xml:space="preserve">-infected </w:t>
      </w:r>
      <w:r w:rsidR="00982615" w:rsidRPr="00982615">
        <w:rPr>
          <w:rFonts w:ascii="Arial" w:hAnsi="Arial" w:cs="Arial"/>
          <w:i/>
          <w:sz w:val="20"/>
          <w:szCs w:val="20"/>
        </w:rPr>
        <w:t xml:space="preserve">H. </w:t>
      </w:r>
      <w:proofErr w:type="spellStart"/>
      <w:r w:rsidR="004A67E7">
        <w:rPr>
          <w:rFonts w:ascii="Arial" w:hAnsi="Arial" w:cs="Arial"/>
          <w:i/>
          <w:sz w:val="20"/>
          <w:szCs w:val="20"/>
        </w:rPr>
        <w:t>caffer</w:t>
      </w:r>
      <w:proofErr w:type="spellEnd"/>
      <w:r w:rsidR="00982615">
        <w:rPr>
          <w:rFonts w:ascii="Arial" w:hAnsi="Arial" w:cs="Arial"/>
          <w:sz w:val="20"/>
          <w:szCs w:val="20"/>
        </w:rPr>
        <w:t xml:space="preserve"> </w:t>
      </w:r>
      <w:r w:rsidR="00982615" w:rsidRPr="00AB3AA7">
        <w:rPr>
          <w:rFonts w:ascii="Arial" w:hAnsi="Arial" w:cs="Arial"/>
          <w:i/>
          <w:sz w:val="20"/>
          <w:szCs w:val="20"/>
        </w:rPr>
        <w:t>D</w:t>
      </w:r>
      <w:r w:rsidR="00C02EDD">
        <w:rPr>
          <w:rFonts w:ascii="Arial" w:hAnsi="Arial" w:cs="Arial"/>
          <w:sz w:val="20"/>
          <w:szCs w:val="20"/>
        </w:rPr>
        <w:t xml:space="preserve">. </w:t>
      </w:r>
      <w:r w:rsidR="00982615">
        <w:rPr>
          <w:rFonts w:ascii="Arial" w:hAnsi="Arial" w:cs="Arial"/>
          <w:color w:val="000000"/>
          <w:sz w:val="20"/>
          <w:szCs w:val="20"/>
        </w:rPr>
        <w:t>Lastly, gut bacterial genera varied in decreasing strength with age</w:t>
      </w:r>
      <w:ins w:id="167" w:author="Domink_S" w:date="2024-04-12T09:17:00Z">
        <w:r w:rsidR="00081169">
          <w:rPr>
            <w:rFonts w:ascii="Arial" w:hAnsi="Arial" w:cs="Arial"/>
            <w:color w:val="000000"/>
            <w:sz w:val="20"/>
            <w:szCs w:val="20"/>
          </w:rPr>
          <w:t xml:space="preserve"> and</w:t>
        </w:r>
      </w:ins>
      <w:del w:id="168" w:author="Domink_S" w:date="2024-04-12T09:17:00Z">
        <w:r w:rsidR="00277641" w:rsidDel="00081169">
          <w:rPr>
            <w:rFonts w:ascii="Arial" w:hAnsi="Arial" w:cs="Arial"/>
            <w:color w:val="000000"/>
            <w:sz w:val="20"/>
            <w:szCs w:val="20"/>
          </w:rPr>
          <w:delText>,</w:delText>
        </w:r>
      </w:del>
      <w:r w:rsidR="00982615">
        <w:rPr>
          <w:rFonts w:ascii="Arial" w:hAnsi="Arial" w:cs="Arial"/>
          <w:color w:val="000000"/>
          <w:sz w:val="20"/>
          <w:szCs w:val="20"/>
        </w:rPr>
        <w:t xml:space="preserve"> </w:t>
      </w:r>
      <w:r w:rsidR="00277641">
        <w:rPr>
          <w:rFonts w:ascii="Arial" w:hAnsi="Arial" w:cs="Arial"/>
          <w:color w:val="000000"/>
          <w:sz w:val="20"/>
          <w:szCs w:val="20"/>
        </w:rPr>
        <w:t xml:space="preserve">sampling location </w:t>
      </w:r>
      <w:del w:id="169" w:author="Domink_S" w:date="2024-04-12T09:17:00Z">
        <w:r w:rsidR="00982615" w:rsidDel="00081169">
          <w:rPr>
            <w:rFonts w:ascii="Arial" w:hAnsi="Arial" w:cs="Arial"/>
            <w:color w:val="000000"/>
            <w:sz w:val="20"/>
            <w:szCs w:val="20"/>
          </w:rPr>
          <w:delText xml:space="preserve">and </w:delText>
        </w:r>
      </w:del>
      <w:ins w:id="170" w:author="Domink_S" w:date="2024-04-12T09:17:00Z">
        <w:r w:rsidR="00081169">
          <w:rPr>
            <w:rFonts w:ascii="Arial" w:hAnsi="Arial" w:cs="Arial"/>
            <w:color w:val="000000"/>
            <w:sz w:val="20"/>
            <w:szCs w:val="20"/>
          </w:rPr>
          <w:t xml:space="preserve">but not significantly between </w:t>
        </w:r>
      </w:ins>
      <w:r w:rsidR="00982615">
        <w:rPr>
          <w:rFonts w:ascii="Arial" w:hAnsi="Arial" w:cs="Arial"/>
          <w:color w:val="000000"/>
          <w:sz w:val="20"/>
          <w:szCs w:val="20"/>
        </w:rPr>
        <w:t>sex</w:t>
      </w:r>
      <w:ins w:id="171" w:author="Domink_S" w:date="2024-04-12T09:17:00Z">
        <w:r w:rsidR="00081169">
          <w:rPr>
            <w:rFonts w:ascii="Arial" w:hAnsi="Arial" w:cs="Arial"/>
            <w:color w:val="000000"/>
            <w:sz w:val="20"/>
            <w:szCs w:val="20"/>
          </w:rPr>
          <w:t>es</w:t>
        </w:r>
      </w:ins>
      <w:r w:rsidR="00982615" w:rsidRPr="00E872F2">
        <w:rPr>
          <w:rFonts w:ascii="Arial" w:hAnsi="Arial" w:cs="Arial"/>
          <w:color w:val="000000"/>
          <w:sz w:val="20"/>
          <w:szCs w:val="20"/>
        </w:rPr>
        <w:t xml:space="preserve"> (Supplementary Table 3, Supplementary Figure 5)</w:t>
      </w:r>
      <w:r w:rsidR="00982615">
        <w:rPr>
          <w:rFonts w:ascii="Arial" w:hAnsi="Arial" w:cs="Arial"/>
          <w:color w:val="000000"/>
          <w:sz w:val="20"/>
          <w:szCs w:val="20"/>
        </w:rPr>
        <w:t xml:space="preserve">. </w:t>
      </w:r>
    </w:p>
    <w:p w14:paraId="04527499" w14:textId="77777777" w:rsidR="00982615" w:rsidRDefault="00982615">
      <w:pPr>
        <w:rPr>
          <w:rFonts w:ascii="Arial" w:hAnsi="Arial" w:cs="Arial"/>
          <w:sz w:val="20"/>
          <w:szCs w:val="20"/>
        </w:rPr>
      </w:pPr>
    </w:p>
    <w:p w14:paraId="099B7560" w14:textId="34F648BC" w:rsidR="002015D8" w:rsidRDefault="00A70DF4">
      <w:pPr>
        <w:rPr>
          <w:rFonts w:ascii="Arial" w:hAnsi="Arial" w:cs="Arial"/>
          <w:sz w:val="20"/>
          <w:szCs w:val="20"/>
        </w:rPr>
      </w:pPr>
      <w:r>
        <w:rPr>
          <w:rFonts w:ascii="Arial" w:hAnsi="Arial" w:cs="Arial"/>
          <w:noProof/>
          <w:sz w:val="20"/>
          <w:szCs w:val="20"/>
        </w:rPr>
        <w:drawing>
          <wp:inline distT="0" distB="0" distL="0" distR="0" wp14:anchorId="6B086D76" wp14:editId="2355FDCC">
            <wp:extent cx="5724525" cy="329565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295650"/>
                    </a:xfrm>
                    <a:prstGeom prst="rect">
                      <a:avLst/>
                    </a:prstGeom>
                    <a:noFill/>
                    <a:ln>
                      <a:noFill/>
                    </a:ln>
                  </pic:spPr>
                </pic:pic>
              </a:graphicData>
            </a:graphic>
          </wp:inline>
        </w:drawing>
      </w:r>
    </w:p>
    <w:p w14:paraId="321345C5" w14:textId="5F17EDEF" w:rsidR="00A84E66" w:rsidRDefault="00A84E66" w:rsidP="00A84E66">
      <w:pPr>
        <w:keepNext/>
        <w:pBdr>
          <w:top w:val="nil"/>
          <w:left w:val="nil"/>
          <w:bottom w:val="nil"/>
          <w:right w:val="nil"/>
          <w:between w:val="nil"/>
        </w:pBdr>
        <w:spacing w:before="240" w:after="60"/>
        <w:contextualSpacing/>
        <w:rPr>
          <w:rFonts w:ascii="Arial" w:hAnsi="Arial" w:cs="Arial"/>
          <w:color w:val="000000"/>
          <w:sz w:val="20"/>
          <w:szCs w:val="20"/>
        </w:rPr>
      </w:pPr>
      <w:r w:rsidRPr="00A84E66">
        <w:rPr>
          <w:rFonts w:ascii="Arial" w:hAnsi="Arial" w:cs="Arial"/>
          <w:b/>
          <w:sz w:val="20"/>
          <w:szCs w:val="20"/>
        </w:rPr>
        <w:t xml:space="preserve">Supplementary Figure 5. </w:t>
      </w:r>
      <w:r w:rsidRPr="00A84E66">
        <w:rPr>
          <w:rFonts w:ascii="Arial" w:hAnsi="Arial" w:cs="Arial"/>
          <w:b/>
          <w:color w:val="000000"/>
          <w:sz w:val="20"/>
          <w:szCs w:val="20"/>
        </w:rPr>
        <w:t xml:space="preserve">Generalized linear latent variable model indicating which common gut bacterial genera (prevalence &gt; 0.5) are found significantly (dots </w:t>
      </w:r>
      <w:proofErr w:type="spellStart"/>
      <w:r w:rsidRPr="00A84E66">
        <w:rPr>
          <w:rFonts w:ascii="Arial" w:hAnsi="Arial" w:cs="Arial"/>
          <w:b/>
          <w:color w:val="000000"/>
          <w:sz w:val="20"/>
          <w:szCs w:val="20"/>
        </w:rPr>
        <w:t>colored</w:t>
      </w:r>
      <w:proofErr w:type="spellEnd"/>
      <w:r w:rsidRPr="00A84E66">
        <w:rPr>
          <w:rFonts w:ascii="Arial" w:hAnsi="Arial" w:cs="Arial"/>
          <w:b/>
          <w:color w:val="000000"/>
          <w:sz w:val="20"/>
          <w:szCs w:val="20"/>
        </w:rPr>
        <w:t xml:space="preserve"> red) more or less common in </w:t>
      </w:r>
      <w:r w:rsidRPr="00A84E66">
        <w:rPr>
          <w:rFonts w:ascii="Arial" w:hAnsi="Arial" w:cs="Arial"/>
          <w:b/>
          <w:i/>
          <w:color w:val="000000"/>
          <w:sz w:val="20"/>
          <w:szCs w:val="20"/>
        </w:rPr>
        <w:t xml:space="preserve">H. </w:t>
      </w:r>
      <w:proofErr w:type="spellStart"/>
      <w:r w:rsidR="004A67E7">
        <w:rPr>
          <w:rFonts w:ascii="Arial" w:hAnsi="Arial" w:cs="Arial"/>
          <w:b/>
          <w:i/>
          <w:color w:val="000000"/>
          <w:sz w:val="20"/>
          <w:szCs w:val="20"/>
        </w:rPr>
        <w:t>caffer</w:t>
      </w:r>
      <w:proofErr w:type="spellEnd"/>
      <w:r w:rsidRPr="00A84E66">
        <w:rPr>
          <w:rFonts w:ascii="Arial" w:hAnsi="Arial" w:cs="Arial"/>
          <w:b/>
          <w:color w:val="000000"/>
          <w:sz w:val="20"/>
          <w:szCs w:val="20"/>
        </w:rPr>
        <w:t xml:space="preserve"> </w:t>
      </w:r>
      <w:r w:rsidRPr="00AB3AA7">
        <w:rPr>
          <w:rFonts w:ascii="Arial" w:hAnsi="Arial" w:cs="Arial"/>
          <w:b/>
          <w:i/>
          <w:color w:val="000000"/>
          <w:sz w:val="20"/>
          <w:szCs w:val="20"/>
        </w:rPr>
        <w:t>D</w:t>
      </w:r>
      <w:r w:rsidRPr="00A84E66">
        <w:rPr>
          <w:rFonts w:ascii="Arial" w:hAnsi="Arial" w:cs="Arial"/>
          <w:b/>
          <w:color w:val="000000"/>
          <w:sz w:val="20"/>
          <w:szCs w:val="20"/>
        </w:rPr>
        <w:t xml:space="preserve"> with an infection (CoV-2B, CoV-2Bbasal or CoV-229E) or between cave </w:t>
      </w:r>
      <w:r w:rsidR="00E33252">
        <w:rPr>
          <w:rFonts w:ascii="Arial" w:hAnsi="Arial" w:cs="Arial"/>
          <w:b/>
          <w:color w:val="000000"/>
          <w:sz w:val="20"/>
          <w:szCs w:val="20"/>
        </w:rPr>
        <w:t>sites</w:t>
      </w:r>
      <w:r w:rsidRPr="00A84E66">
        <w:rPr>
          <w:rFonts w:ascii="Arial" w:hAnsi="Arial" w:cs="Arial"/>
          <w:b/>
          <w:color w:val="000000"/>
          <w:sz w:val="20"/>
          <w:szCs w:val="20"/>
        </w:rPr>
        <w:t>, age classes and sexes compared with the reference.</w:t>
      </w:r>
      <w:r>
        <w:rPr>
          <w:rFonts w:ascii="Arial" w:hAnsi="Arial" w:cs="Arial"/>
          <w:color w:val="000000"/>
          <w:sz w:val="20"/>
          <w:szCs w:val="20"/>
        </w:rPr>
        <w:t xml:space="preserve"> </w:t>
      </w:r>
      <w:bookmarkStart w:id="172" w:name="_Hlk160772341"/>
      <w:r>
        <w:rPr>
          <w:rFonts w:ascii="Arial" w:hAnsi="Arial" w:cs="Arial"/>
          <w:color w:val="000000"/>
          <w:sz w:val="20"/>
          <w:szCs w:val="20"/>
        </w:rPr>
        <w:t xml:space="preserve">Abbreviations: </w:t>
      </w:r>
      <w:proofErr w:type="spellStart"/>
      <w:ins w:id="173" w:author="Domink_S" w:date="2024-04-12T09:10:00Z">
        <w:r w:rsidR="00081169" w:rsidRPr="009236A4">
          <w:rPr>
            <w:rFonts w:ascii="Arial" w:hAnsi="Arial" w:cs="Arial"/>
            <w:color w:val="000000"/>
            <w:sz w:val="20"/>
            <w:szCs w:val="20"/>
          </w:rPr>
          <w:t>Weissel</w:t>
        </w:r>
        <w:proofErr w:type="spellEnd"/>
        <w:r w:rsidR="00081169" w:rsidRPr="009236A4">
          <w:rPr>
            <w:rFonts w:ascii="Arial" w:hAnsi="Arial" w:cs="Arial"/>
            <w:color w:val="000000"/>
            <w:sz w:val="20"/>
            <w:szCs w:val="20"/>
          </w:rPr>
          <w:t>=</w:t>
        </w:r>
        <w:proofErr w:type="spellStart"/>
        <w:r w:rsidR="00081169" w:rsidRPr="00CF6270">
          <w:rPr>
            <w:rFonts w:ascii="Arial" w:hAnsi="Arial" w:cs="Arial"/>
            <w:i/>
            <w:color w:val="000000"/>
            <w:sz w:val="20"/>
            <w:szCs w:val="20"/>
          </w:rPr>
          <w:t>Weissella</w:t>
        </w:r>
        <w:proofErr w:type="spellEnd"/>
        <w:r w:rsidR="00081169" w:rsidRPr="009236A4">
          <w:rPr>
            <w:rFonts w:ascii="Arial" w:hAnsi="Arial" w:cs="Arial"/>
            <w:color w:val="000000"/>
            <w:sz w:val="20"/>
            <w:szCs w:val="20"/>
          </w:rPr>
          <w:t xml:space="preserve">; </w:t>
        </w:r>
        <w:proofErr w:type="spellStart"/>
        <w:r w:rsidR="00081169" w:rsidRPr="009236A4">
          <w:rPr>
            <w:rFonts w:ascii="Arial" w:hAnsi="Arial" w:cs="Arial"/>
            <w:color w:val="000000"/>
            <w:sz w:val="20"/>
            <w:szCs w:val="20"/>
          </w:rPr>
          <w:t>Ureapla</w:t>
        </w:r>
        <w:proofErr w:type="spellEnd"/>
        <w:r w:rsidR="00081169" w:rsidRPr="009236A4">
          <w:rPr>
            <w:rFonts w:ascii="Arial" w:hAnsi="Arial" w:cs="Arial"/>
            <w:color w:val="000000"/>
            <w:sz w:val="20"/>
            <w:szCs w:val="20"/>
          </w:rPr>
          <w:t>=</w:t>
        </w:r>
        <w:proofErr w:type="spellStart"/>
        <w:r w:rsidR="00081169" w:rsidRPr="00CF6270">
          <w:rPr>
            <w:rFonts w:ascii="Arial" w:hAnsi="Arial" w:cs="Arial"/>
            <w:i/>
            <w:color w:val="000000"/>
            <w:sz w:val="20"/>
            <w:szCs w:val="20"/>
          </w:rPr>
          <w:t>Ureaplasma</w:t>
        </w:r>
        <w:proofErr w:type="spellEnd"/>
        <w:r w:rsidR="00081169" w:rsidRPr="009236A4">
          <w:rPr>
            <w:rFonts w:ascii="Arial" w:hAnsi="Arial" w:cs="Arial"/>
            <w:color w:val="000000"/>
            <w:sz w:val="20"/>
            <w:szCs w:val="20"/>
          </w:rPr>
          <w:t xml:space="preserve">; </w:t>
        </w:r>
        <w:proofErr w:type="spellStart"/>
        <w:r w:rsidR="00081169" w:rsidRPr="009236A4">
          <w:rPr>
            <w:rFonts w:ascii="Arial" w:hAnsi="Arial" w:cs="Arial"/>
            <w:color w:val="000000"/>
            <w:sz w:val="20"/>
            <w:szCs w:val="20"/>
          </w:rPr>
          <w:t>Strepto</w:t>
        </w:r>
        <w:proofErr w:type="spellEnd"/>
        <w:r w:rsidR="00081169" w:rsidRPr="009236A4">
          <w:rPr>
            <w:rFonts w:ascii="Arial" w:hAnsi="Arial" w:cs="Arial"/>
            <w:color w:val="000000"/>
            <w:sz w:val="20"/>
            <w:szCs w:val="20"/>
          </w:rPr>
          <w:t>=</w:t>
        </w:r>
        <w:r w:rsidR="00081169" w:rsidRPr="00CF6270">
          <w:rPr>
            <w:rFonts w:ascii="Arial" w:hAnsi="Arial" w:cs="Arial"/>
            <w:i/>
            <w:color w:val="000000"/>
            <w:sz w:val="20"/>
            <w:szCs w:val="20"/>
          </w:rPr>
          <w:t>Streptococcus</w:t>
        </w:r>
        <w:r w:rsidR="00081169" w:rsidRPr="009236A4">
          <w:rPr>
            <w:rFonts w:ascii="Arial" w:hAnsi="Arial" w:cs="Arial"/>
            <w:color w:val="000000"/>
            <w:sz w:val="20"/>
            <w:szCs w:val="20"/>
          </w:rPr>
          <w:t xml:space="preserve">; </w:t>
        </w:r>
        <w:proofErr w:type="spellStart"/>
        <w:r w:rsidR="00081169" w:rsidRPr="009236A4">
          <w:rPr>
            <w:rFonts w:ascii="Arial" w:hAnsi="Arial" w:cs="Arial"/>
            <w:color w:val="000000"/>
            <w:sz w:val="20"/>
            <w:szCs w:val="20"/>
          </w:rPr>
          <w:t>Staphyl</w:t>
        </w:r>
        <w:proofErr w:type="spellEnd"/>
        <w:r w:rsidR="00081169" w:rsidRPr="009236A4">
          <w:rPr>
            <w:rFonts w:ascii="Arial" w:hAnsi="Arial" w:cs="Arial"/>
            <w:color w:val="000000"/>
            <w:sz w:val="20"/>
            <w:szCs w:val="20"/>
          </w:rPr>
          <w:t>=</w:t>
        </w:r>
        <w:r w:rsidR="00081169" w:rsidRPr="00CF6270">
          <w:rPr>
            <w:rFonts w:ascii="Arial" w:hAnsi="Arial" w:cs="Arial"/>
            <w:i/>
            <w:color w:val="000000"/>
            <w:sz w:val="20"/>
            <w:szCs w:val="20"/>
          </w:rPr>
          <w:t>Staphylococcus</w:t>
        </w:r>
        <w:r w:rsidR="00081169" w:rsidRPr="009236A4">
          <w:rPr>
            <w:rFonts w:ascii="Arial" w:hAnsi="Arial" w:cs="Arial"/>
            <w:color w:val="000000"/>
            <w:sz w:val="20"/>
            <w:szCs w:val="20"/>
          </w:rPr>
          <w:t xml:space="preserve">; </w:t>
        </w:r>
        <w:proofErr w:type="spellStart"/>
        <w:r w:rsidR="00081169" w:rsidRPr="009236A4">
          <w:rPr>
            <w:rFonts w:ascii="Arial" w:hAnsi="Arial" w:cs="Arial"/>
            <w:color w:val="000000"/>
            <w:sz w:val="20"/>
            <w:szCs w:val="20"/>
          </w:rPr>
          <w:t>Raoulti</w:t>
        </w:r>
        <w:proofErr w:type="spellEnd"/>
        <w:r w:rsidR="00081169" w:rsidRPr="009236A4">
          <w:rPr>
            <w:rFonts w:ascii="Arial" w:hAnsi="Arial" w:cs="Arial"/>
            <w:color w:val="000000"/>
            <w:sz w:val="20"/>
            <w:szCs w:val="20"/>
          </w:rPr>
          <w:t>=</w:t>
        </w:r>
        <w:proofErr w:type="spellStart"/>
        <w:r w:rsidR="00081169" w:rsidRPr="00CF6270">
          <w:rPr>
            <w:rFonts w:ascii="Arial" w:hAnsi="Arial" w:cs="Arial"/>
            <w:i/>
            <w:color w:val="000000"/>
            <w:sz w:val="20"/>
            <w:szCs w:val="20"/>
          </w:rPr>
          <w:t>Raoultibacter</w:t>
        </w:r>
        <w:proofErr w:type="spellEnd"/>
        <w:r w:rsidR="00081169" w:rsidRPr="009236A4">
          <w:rPr>
            <w:rFonts w:ascii="Arial" w:hAnsi="Arial" w:cs="Arial"/>
            <w:color w:val="000000"/>
            <w:sz w:val="20"/>
            <w:szCs w:val="20"/>
          </w:rPr>
          <w:t xml:space="preserve">; </w:t>
        </w:r>
        <w:proofErr w:type="spellStart"/>
        <w:r w:rsidR="00081169" w:rsidRPr="009236A4">
          <w:rPr>
            <w:rFonts w:ascii="Arial" w:hAnsi="Arial" w:cs="Arial"/>
            <w:color w:val="000000"/>
            <w:sz w:val="20"/>
            <w:szCs w:val="20"/>
          </w:rPr>
          <w:lastRenderedPageBreak/>
          <w:t>Pectoba</w:t>
        </w:r>
        <w:proofErr w:type="spellEnd"/>
        <w:r w:rsidR="00081169" w:rsidRPr="009236A4">
          <w:rPr>
            <w:rFonts w:ascii="Arial" w:hAnsi="Arial" w:cs="Arial"/>
            <w:color w:val="000000"/>
            <w:sz w:val="20"/>
            <w:szCs w:val="20"/>
          </w:rPr>
          <w:t xml:space="preserve">= </w:t>
        </w:r>
        <w:proofErr w:type="spellStart"/>
        <w:r w:rsidR="00081169" w:rsidRPr="00CF6270">
          <w:rPr>
            <w:rFonts w:ascii="Arial" w:hAnsi="Arial" w:cs="Arial"/>
            <w:i/>
            <w:color w:val="000000"/>
            <w:sz w:val="20"/>
            <w:szCs w:val="20"/>
          </w:rPr>
          <w:t>Pectobacterium</w:t>
        </w:r>
        <w:proofErr w:type="spellEnd"/>
        <w:r w:rsidR="00081169" w:rsidRPr="009236A4">
          <w:rPr>
            <w:rFonts w:ascii="Arial" w:hAnsi="Arial" w:cs="Arial"/>
            <w:color w:val="000000"/>
            <w:sz w:val="20"/>
            <w:szCs w:val="20"/>
          </w:rPr>
          <w:t xml:space="preserve">; </w:t>
        </w:r>
        <w:proofErr w:type="spellStart"/>
        <w:r w:rsidR="00081169" w:rsidRPr="009236A4">
          <w:rPr>
            <w:rFonts w:ascii="Arial" w:hAnsi="Arial" w:cs="Arial"/>
            <w:color w:val="000000"/>
            <w:sz w:val="20"/>
            <w:szCs w:val="20"/>
          </w:rPr>
          <w:t>Paenicl</w:t>
        </w:r>
        <w:proofErr w:type="spellEnd"/>
        <w:r w:rsidR="00081169" w:rsidRPr="009236A4">
          <w:rPr>
            <w:rFonts w:ascii="Arial" w:hAnsi="Arial" w:cs="Arial"/>
            <w:color w:val="000000"/>
            <w:sz w:val="20"/>
            <w:szCs w:val="20"/>
          </w:rPr>
          <w:t>=</w:t>
        </w:r>
        <w:proofErr w:type="spellStart"/>
        <w:r w:rsidR="00081169" w:rsidRPr="00CF6270">
          <w:rPr>
            <w:rFonts w:ascii="Arial" w:hAnsi="Arial" w:cs="Arial"/>
            <w:i/>
            <w:color w:val="000000"/>
            <w:sz w:val="20"/>
            <w:szCs w:val="20"/>
          </w:rPr>
          <w:t>Peniclostridium</w:t>
        </w:r>
        <w:proofErr w:type="spellEnd"/>
        <w:r w:rsidR="00081169" w:rsidRPr="009236A4">
          <w:rPr>
            <w:rFonts w:ascii="Arial" w:hAnsi="Arial" w:cs="Arial"/>
            <w:color w:val="000000"/>
            <w:sz w:val="20"/>
            <w:szCs w:val="20"/>
          </w:rPr>
          <w:t xml:space="preserve">; </w:t>
        </w:r>
        <w:proofErr w:type="spellStart"/>
        <w:r w:rsidR="00081169" w:rsidRPr="009236A4">
          <w:rPr>
            <w:rFonts w:ascii="Arial" w:hAnsi="Arial" w:cs="Arial"/>
            <w:color w:val="000000"/>
            <w:sz w:val="20"/>
            <w:szCs w:val="20"/>
          </w:rPr>
          <w:t>Mycopla</w:t>
        </w:r>
        <w:proofErr w:type="spellEnd"/>
        <w:r w:rsidR="00081169" w:rsidRPr="009236A4">
          <w:rPr>
            <w:rFonts w:ascii="Arial" w:hAnsi="Arial" w:cs="Arial"/>
            <w:color w:val="000000"/>
            <w:sz w:val="20"/>
            <w:szCs w:val="20"/>
          </w:rPr>
          <w:t>=</w:t>
        </w:r>
        <w:r w:rsidR="00081169" w:rsidRPr="00CF6270">
          <w:rPr>
            <w:rFonts w:ascii="Arial" w:hAnsi="Arial" w:cs="Arial"/>
            <w:i/>
            <w:color w:val="000000"/>
            <w:sz w:val="20"/>
            <w:szCs w:val="20"/>
          </w:rPr>
          <w:t>Mycoplasma</w:t>
        </w:r>
        <w:r w:rsidR="00081169" w:rsidRPr="009236A4">
          <w:rPr>
            <w:rFonts w:ascii="Arial" w:hAnsi="Arial" w:cs="Arial"/>
            <w:color w:val="000000"/>
            <w:sz w:val="20"/>
            <w:szCs w:val="20"/>
          </w:rPr>
          <w:t xml:space="preserve">; </w:t>
        </w:r>
        <w:proofErr w:type="spellStart"/>
        <w:r w:rsidR="00081169" w:rsidRPr="009236A4">
          <w:rPr>
            <w:rFonts w:ascii="Arial" w:hAnsi="Arial" w:cs="Arial"/>
            <w:color w:val="000000"/>
            <w:sz w:val="20"/>
            <w:szCs w:val="20"/>
          </w:rPr>
          <w:t>Mycobac</w:t>
        </w:r>
        <w:proofErr w:type="spellEnd"/>
        <w:r w:rsidR="00081169" w:rsidRPr="009236A4">
          <w:rPr>
            <w:rFonts w:ascii="Arial" w:hAnsi="Arial" w:cs="Arial"/>
            <w:color w:val="000000"/>
            <w:sz w:val="20"/>
            <w:szCs w:val="20"/>
          </w:rPr>
          <w:t>=</w:t>
        </w:r>
        <w:r w:rsidR="00081169" w:rsidRPr="00CF6270">
          <w:rPr>
            <w:rFonts w:ascii="Arial" w:hAnsi="Arial" w:cs="Arial"/>
            <w:i/>
            <w:color w:val="000000"/>
            <w:sz w:val="20"/>
            <w:szCs w:val="20"/>
          </w:rPr>
          <w:t>Mycobacterium</w:t>
        </w:r>
        <w:r w:rsidR="00081169" w:rsidRPr="009236A4">
          <w:rPr>
            <w:rFonts w:ascii="Arial" w:hAnsi="Arial" w:cs="Arial"/>
            <w:color w:val="000000"/>
            <w:sz w:val="20"/>
            <w:szCs w:val="20"/>
          </w:rPr>
          <w:t xml:space="preserve">; </w:t>
        </w:r>
        <w:proofErr w:type="spellStart"/>
        <w:r w:rsidR="00081169" w:rsidRPr="009236A4">
          <w:rPr>
            <w:rFonts w:ascii="Arial" w:hAnsi="Arial" w:cs="Arial"/>
            <w:color w:val="000000"/>
            <w:sz w:val="20"/>
            <w:szCs w:val="20"/>
          </w:rPr>
          <w:t>Morgane</w:t>
        </w:r>
        <w:proofErr w:type="spellEnd"/>
        <w:r w:rsidR="00081169" w:rsidRPr="009236A4">
          <w:rPr>
            <w:rFonts w:ascii="Arial" w:hAnsi="Arial" w:cs="Arial"/>
            <w:color w:val="000000"/>
            <w:sz w:val="20"/>
            <w:szCs w:val="20"/>
          </w:rPr>
          <w:t>=</w:t>
        </w:r>
        <w:proofErr w:type="spellStart"/>
        <w:r w:rsidR="00081169" w:rsidRPr="00CF6270">
          <w:rPr>
            <w:rFonts w:ascii="Arial" w:hAnsi="Arial" w:cs="Arial"/>
            <w:i/>
            <w:color w:val="000000"/>
            <w:sz w:val="20"/>
            <w:szCs w:val="20"/>
          </w:rPr>
          <w:t>Morganella</w:t>
        </w:r>
        <w:proofErr w:type="spellEnd"/>
        <w:r w:rsidR="00081169" w:rsidRPr="009236A4">
          <w:rPr>
            <w:rFonts w:ascii="Arial" w:hAnsi="Arial" w:cs="Arial"/>
            <w:color w:val="000000"/>
            <w:sz w:val="20"/>
            <w:szCs w:val="20"/>
          </w:rPr>
          <w:t xml:space="preserve">; </w:t>
        </w:r>
        <w:proofErr w:type="spellStart"/>
        <w:r w:rsidR="00081169" w:rsidRPr="009236A4">
          <w:rPr>
            <w:rFonts w:ascii="Arial" w:hAnsi="Arial" w:cs="Arial"/>
            <w:color w:val="000000"/>
            <w:sz w:val="20"/>
            <w:szCs w:val="20"/>
          </w:rPr>
          <w:t>Lactoco</w:t>
        </w:r>
        <w:proofErr w:type="spellEnd"/>
        <w:r w:rsidR="00081169" w:rsidRPr="009236A4">
          <w:rPr>
            <w:rFonts w:ascii="Arial" w:hAnsi="Arial" w:cs="Arial"/>
            <w:color w:val="000000"/>
            <w:sz w:val="20"/>
            <w:szCs w:val="20"/>
          </w:rPr>
          <w:t>=</w:t>
        </w:r>
        <w:r w:rsidR="00081169" w:rsidRPr="00CF6270">
          <w:rPr>
            <w:rFonts w:ascii="Arial" w:hAnsi="Arial" w:cs="Arial"/>
            <w:i/>
            <w:color w:val="000000"/>
            <w:sz w:val="20"/>
            <w:szCs w:val="20"/>
          </w:rPr>
          <w:t>Lactococcus</w:t>
        </w:r>
        <w:r w:rsidR="00081169" w:rsidRPr="009236A4">
          <w:rPr>
            <w:rFonts w:ascii="Arial" w:hAnsi="Arial" w:cs="Arial"/>
            <w:color w:val="000000"/>
            <w:sz w:val="20"/>
            <w:szCs w:val="20"/>
          </w:rPr>
          <w:t xml:space="preserve">; </w:t>
        </w:r>
        <w:proofErr w:type="spellStart"/>
        <w:r w:rsidR="00081169" w:rsidRPr="009236A4">
          <w:rPr>
            <w:rFonts w:ascii="Arial" w:hAnsi="Arial" w:cs="Arial"/>
            <w:color w:val="000000"/>
            <w:sz w:val="20"/>
            <w:szCs w:val="20"/>
          </w:rPr>
          <w:t>Lactoba</w:t>
        </w:r>
        <w:proofErr w:type="spellEnd"/>
        <w:r w:rsidR="00081169" w:rsidRPr="009236A4">
          <w:rPr>
            <w:rFonts w:ascii="Arial" w:hAnsi="Arial" w:cs="Arial"/>
            <w:color w:val="000000"/>
            <w:sz w:val="20"/>
            <w:szCs w:val="20"/>
          </w:rPr>
          <w:t>=</w:t>
        </w:r>
        <w:r w:rsidR="00081169" w:rsidRPr="00CF6270">
          <w:rPr>
            <w:rFonts w:ascii="Arial" w:hAnsi="Arial" w:cs="Arial"/>
            <w:i/>
            <w:color w:val="000000"/>
            <w:sz w:val="20"/>
            <w:szCs w:val="20"/>
          </w:rPr>
          <w:t>Lactobacillus</w:t>
        </w:r>
        <w:r w:rsidR="00081169" w:rsidRPr="009236A4">
          <w:rPr>
            <w:rFonts w:ascii="Arial" w:hAnsi="Arial" w:cs="Arial"/>
            <w:color w:val="000000"/>
            <w:sz w:val="20"/>
            <w:szCs w:val="20"/>
          </w:rPr>
          <w:t xml:space="preserve">;  </w:t>
        </w:r>
        <w:proofErr w:type="spellStart"/>
        <w:r w:rsidR="00081169" w:rsidRPr="009236A4">
          <w:rPr>
            <w:rFonts w:ascii="Arial" w:hAnsi="Arial" w:cs="Arial"/>
            <w:color w:val="000000"/>
            <w:sz w:val="20"/>
            <w:szCs w:val="20"/>
          </w:rPr>
          <w:t>Lachnoc</w:t>
        </w:r>
        <w:proofErr w:type="spellEnd"/>
        <w:r w:rsidR="00081169" w:rsidRPr="009236A4">
          <w:rPr>
            <w:rFonts w:ascii="Arial" w:hAnsi="Arial" w:cs="Arial"/>
            <w:color w:val="000000"/>
            <w:sz w:val="20"/>
            <w:szCs w:val="20"/>
          </w:rPr>
          <w:t>=</w:t>
        </w:r>
        <w:proofErr w:type="spellStart"/>
        <w:r w:rsidR="00081169" w:rsidRPr="00CF6270">
          <w:rPr>
            <w:rFonts w:ascii="Arial" w:hAnsi="Arial" w:cs="Arial"/>
            <w:i/>
            <w:color w:val="000000"/>
            <w:sz w:val="20"/>
            <w:szCs w:val="20"/>
          </w:rPr>
          <w:t>Lachnoclostridium</w:t>
        </w:r>
        <w:proofErr w:type="spellEnd"/>
        <w:r w:rsidR="00081169" w:rsidRPr="009236A4">
          <w:rPr>
            <w:rFonts w:ascii="Arial" w:hAnsi="Arial" w:cs="Arial"/>
            <w:color w:val="000000"/>
            <w:sz w:val="20"/>
            <w:szCs w:val="20"/>
          </w:rPr>
          <w:t>; Incerta=</w:t>
        </w:r>
        <w:proofErr w:type="spellStart"/>
        <w:r w:rsidR="00081169" w:rsidRPr="00CF6270">
          <w:rPr>
            <w:rFonts w:ascii="Arial" w:hAnsi="Arial" w:cs="Arial"/>
            <w:i/>
            <w:color w:val="000000"/>
            <w:sz w:val="20"/>
            <w:szCs w:val="20"/>
          </w:rPr>
          <w:t>Incertae</w:t>
        </w:r>
        <w:proofErr w:type="spellEnd"/>
        <w:r w:rsidR="00081169" w:rsidRPr="00CF6270">
          <w:rPr>
            <w:rFonts w:ascii="Arial" w:hAnsi="Arial" w:cs="Arial"/>
            <w:i/>
            <w:color w:val="000000"/>
            <w:sz w:val="20"/>
            <w:szCs w:val="20"/>
          </w:rPr>
          <w:t xml:space="preserve"> </w:t>
        </w:r>
        <w:proofErr w:type="spellStart"/>
        <w:r w:rsidR="00081169" w:rsidRPr="00CF6270">
          <w:rPr>
            <w:rFonts w:ascii="Arial" w:hAnsi="Arial" w:cs="Arial"/>
            <w:i/>
            <w:color w:val="000000"/>
            <w:sz w:val="20"/>
            <w:szCs w:val="20"/>
          </w:rPr>
          <w:t>Sedis</w:t>
        </w:r>
        <w:proofErr w:type="spellEnd"/>
        <w:r w:rsidR="00081169" w:rsidRPr="009236A4">
          <w:rPr>
            <w:rFonts w:ascii="Arial" w:hAnsi="Arial" w:cs="Arial"/>
            <w:color w:val="000000"/>
            <w:sz w:val="20"/>
            <w:szCs w:val="20"/>
          </w:rPr>
          <w:t xml:space="preserve">; </w:t>
        </w:r>
        <w:proofErr w:type="spellStart"/>
        <w:r w:rsidR="00081169" w:rsidRPr="009236A4">
          <w:rPr>
            <w:rFonts w:ascii="Arial" w:hAnsi="Arial" w:cs="Arial"/>
            <w:color w:val="000000"/>
            <w:sz w:val="20"/>
            <w:szCs w:val="20"/>
          </w:rPr>
          <w:t>Fusobac</w:t>
        </w:r>
        <w:proofErr w:type="spellEnd"/>
        <w:r w:rsidR="00081169" w:rsidRPr="009236A4">
          <w:rPr>
            <w:rFonts w:ascii="Arial" w:hAnsi="Arial" w:cs="Arial"/>
            <w:color w:val="000000"/>
            <w:sz w:val="20"/>
            <w:szCs w:val="20"/>
          </w:rPr>
          <w:t>=</w:t>
        </w:r>
        <w:r w:rsidR="00081169" w:rsidRPr="00CF6270">
          <w:rPr>
            <w:rFonts w:ascii="Arial" w:hAnsi="Arial" w:cs="Arial"/>
            <w:i/>
            <w:color w:val="000000"/>
            <w:sz w:val="20"/>
            <w:szCs w:val="20"/>
          </w:rPr>
          <w:t>Fusobacterium</w:t>
        </w:r>
        <w:r w:rsidR="00081169" w:rsidRPr="009236A4">
          <w:rPr>
            <w:rFonts w:ascii="Arial" w:hAnsi="Arial" w:cs="Arial"/>
            <w:color w:val="000000"/>
            <w:sz w:val="20"/>
            <w:szCs w:val="20"/>
          </w:rPr>
          <w:t xml:space="preserve">; </w:t>
        </w:r>
        <w:proofErr w:type="spellStart"/>
        <w:r w:rsidR="00081169" w:rsidRPr="009236A4">
          <w:rPr>
            <w:rFonts w:ascii="Arial" w:hAnsi="Arial" w:cs="Arial"/>
            <w:color w:val="000000"/>
            <w:sz w:val="20"/>
            <w:szCs w:val="20"/>
          </w:rPr>
          <w:t>Enteroc</w:t>
        </w:r>
        <w:proofErr w:type="spellEnd"/>
        <w:r w:rsidR="00081169" w:rsidRPr="009236A4">
          <w:rPr>
            <w:rFonts w:ascii="Arial" w:hAnsi="Arial" w:cs="Arial"/>
            <w:color w:val="000000"/>
            <w:sz w:val="20"/>
            <w:szCs w:val="20"/>
          </w:rPr>
          <w:t>=</w:t>
        </w:r>
        <w:r w:rsidR="00081169" w:rsidRPr="00CF6270">
          <w:rPr>
            <w:rFonts w:ascii="Arial" w:hAnsi="Arial" w:cs="Arial"/>
            <w:i/>
            <w:color w:val="000000"/>
            <w:sz w:val="20"/>
            <w:szCs w:val="20"/>
          </w:rPr>
          <w:t>Enterococcus</w:t>
        </w:r>
        <w:r w:rsidR="00081169" w:rsidRPr="009236A4">
          <w:rPr>
            <w:rFonts w:ascii="Arial" w:hAnsi="Arial" w:cs="Arial"/>
            <w:color w:val="000000"/>
            <w:sz w:val="20"/>
            <w:szCs w:val="20"/>
          </w:rPr>
          <w:t xml:space="preserve">; </w:t>
        </w:r>
        <w:proofErr w:type="spellStart"/>
        <w:r w:rsidR="00081169" w:rsidRPr="009236A4">
          <w:rPr>
            <w:rFonts w:ascii="Arial" w:hAnsi="Arial" w:cs="Arial"/>
            <w:color w:val="000000"/>
            <w:sz w:val="20"/>
            <w:szCs w:val="20"/>
          </w:rPr>
          <w:t>Dysgono</w:t>
        </w:r>
        <w:proofErr w:type="spellEnd"/>
        <w:r w:rsidR="00081169" w:rsidRPr="009236A4">
          <w:rPr>
            <w:rFonts w:ascii="Arial" w:hAnsi="Arial" w:cs="Arial"/>
            <w:color w:val="000000"/>
            <w:sz w:val="20"/>
            <w:szCs w:val="20"/>
          </w:rPr>
          <w:t>=</w:t>
        </w:r>
        <w:proofErr w:type="spellStart"/>
        <w:r w:rsidR="00081169" w:rsidRPr="00CF6270">
          <w:rPr>
            <w:rFonts w:ascii="Arial" w:hAnsi="Arial" w:cs="Arial"/>
            <w:i/>
            <w:color w:val="000000"/>
            <w:sz w:val="20"/>
            <w:szCs w:val="20"/>
          </w:rPr>
          <w:t>Dysgonomonas</w:t>
        </w:r>
        <w:proofErr w:type="spellEnd"/>
        <w:r w:rsidR="00081169" w:rsidRPr="009236A4">
          <w:rPr>
            <w:rFonts w:ascii="Arial" w:hAnsi="Arial" w:cs="Arial"/>
            <w:color w:val="000000"/>
            <w:sz w:val="20"/>
            <w:szCs w:val="20"/>
          </w:rPr>
          <w:t xml:space="preserve">;; </w:t>
        </w:r>
        <w:proofErr w:type="spellStart"/>
        <w:r w:rsidR="00081169" w:rsidRPr="009236A4">
          <w:rPr>
            <w:rFonts w:ascii="Arial" w:hAnsi="Arial" w:cs="Arial"/>
            <w:color w:val="000000"/>
            <w:sz w:val="20"/>
            <w:szCs w:val="20"/>
          </w:rPr>
          <w:t>Clostri</w:t>
        </w:r>
        <w:proofErr w:type="spellEnd"/>
        <w:r w:rsidR="00081169" w:rsidRPr="009236A4">
          <w:rPr>
            <w:rFonts w:ascii="Arial" w:hAnsi="Arial" w:cs="Arial"/>
            <w:color w:val="000000"/>
            <w:sz w:val="20"/>
            <w:szCs w:val="20"/>
          </w:rPr>
          <w:t>=</w:t>
        </w:r>
        <w:r w:rsidR="00081169" w:rsidRPr="00CF6270">
          <w:rPr>
            <w:rFonts w:ascii="Arial" w:hAnsi="Arial" w:cs="Arial"/>
            <w:i/>
            <w:color w:val="000000"/>
            <w:sz w:val="20"/>
            <w:szCs w:val="20"/>
          </w:rPr>
          <w:t xml:space="preserve">Clostridium </w:t>
        </w:r>
        <w:proofErr w:type="spellStart"/>
        <w:r w:rsidR="00081169" w:rsidRPr="00CF6270">
          <w:rPr>
            <w:rFonts w:ascii="Arial" w:hAnsi="Arial" w:cs="Arial"/>
            <w:i/>
            <w:color w:val="000000"/>
            <w:sz w:val="20"/>
            <w:szCs w:val="20"/>
          </w:rPr>
          <w:t>sensu</w:t>
        </w:r>
        <w:proofErr w:type="spellEnd"/>
        <w:r w:rsidR="00081169" w:rsidRPr="00CF6270">
          <w:rPr>
            <w:rFonts w:ascii="Arial" w:hAnsi="Arial" w:cs="Arial"/>
            <w:i/>
            <w:color w:val="000000"/>
            <w:sz w:val="20"/>
            <w:szCs w:val="20"/>
          </w:rPr>
          <w:t xml:space="preserve"> </w:t>
        </w:r>
        <w:proofErr w:type="spellStart"/>
        <w:r w:rsidR="00081169" w:rsidRPr="00CF6270">
          <w:rPr>
            <w:rFonts w:ascii="Arial" w:hAnsi="Arial" w:cs="Arial"/>
            <w:i/>
            <w:color w:val="000000"/>
            <w:sz w:val="20"/>
            <w:szCs w:val="20"/>
          </w:rPr>
          <w:t>stricto</w:t>
        </w:r>
        <w:proofErr w:type="spellEnd"/>
        <w:r w:rsidR="00081169" w:rsidRPr="00CF6270">
          <w:rPr>
            <w:rFonts w:ascii="Arial" w:hAnsi="Arial" w:cs="Arial"/>
            <w:i/>
            <w:color w:val="000000"/>
            <w:sz w:val="20"/>
            <w:szCs w:val="20"/>
          </w:rPr>
          <w:t xml:space="preserve"> 1</w:t>
        </w:r>
        <w:r w:rsidR="00081169" w:rsidRPr="009236A4">
          <w:rPr>
            <w:rFonts w:ascii="Arial" w:hAnsi="Arial" w:cs="Arial"/>
            <w:color w:val="000000"/>
            <w:sz w:val="20"/>
            <w:szCs w:val="20"/>
          </w:rPr>
          <w:t xml:space="preserve">; </w:t>
        </w:r>
        <w:proofErr w:type="spellStart"/>
        <w:r w:rsidR="00081169" w:rsidRPr="009236A4">
          <w:rPr>
            <w:rFonts w:ascii="Arial" w:hAnsi="Arial" w:cs="Arial"/>
            <w:color w:val="000000"/>
            <w:sz w:val="20"/>
            <w:szCs w:val="20"/>
          </w:rPr>
          <w:t>Christe</w:t>
        </w:r>
        <w:proofErr w:type="spellEnd"/>
        <w:r w:rsidR="00081169" w:rsidRPr="009236A4">
          <w:rPr>
            <w:rFonts w:ascii="Arial" w:hAnsi="Arial" w:cs="Arial"/>
            <w:color w:val="000000"/>
            <w:sz w:val="20"/>
            <w:szCs w:val="20"/>
          </w:rPr>
          <w:t>=</w:t>
        </w:r>
        <w:proofErr w:type="spellStart"/>
        <w:r w:rsidR="00081169" w:rsidRPr="00CF6270">
          <w:rPr>
            <w:rFonts w:ascii="Arial" w:hAnsi="Arial" w:cs="Arial"/>
            <w:i/>
            <w:color w:val="000000"/>
            <w:sz w:val="20"/>
            <w:szCs w:val="20"/>
          </w:rPr>
          <w:t>Christensenellaceae</w:t>
        </w:r>
        <w:proofErr w:type="spellEnd"/>
        <w:r w:rsidR="00081169" w:rsidRPr="00CF6270">
          <w:rPr>
            <w:rFonts w:ascii="Arial" w:hAnsi="Arial" w:cs="Arial"/>
            <w:i/>
            <w:color w:val="000000"/>
            <w:sz w:val="20"/>
            <w:szCs w:val="20"/>
          </w:rPr>
          <w:t xml:space="preserve"> R</w:t>
        </w:r>
        <w:r w:rsidR="00081169">
          <w:rPr>
            <w:rFonts w:ascii="Arial" w:hAnsi="Arial" w:cs="Arial"/>
            <w:i/>
            <w:color w:val="000000"/>
            <w:sz w:val="20"/>
            <w:szCs w:val="20"/>
          </w:rPr>
          <w:t>-</w:t>
        </w:r>
        <w:r w:rsidR="00081169" w:rsidRPr="00CF6270">
          <w:rPr>
            <w:rFonts w:ascii="Arial" w:hAnsi="Arial" w:cs="Arial"/>
            <w:i/>
            <w:color w:val="000000"/>
            <w:sz w:val="20"/>
            <w:szCs w:val="20"/>
          </w:rPr>
          <w:t>7 group</w:t>
        </w:r>
        <w:r w:rsidR="00081169" w:rsidRPr="009236A4">
          <w:rPr>
            <w:rFonts w:ascii="Arial" w:hAnsi="Arial" w:cs="Arial"/>
            <w:color w:val="000000"/>
            <w:sz w:val="20"/>
            <w:szCs w:val="20"/>
          </w:rPr>
          <w:t xml:space="preserve">; Candida = </w:t>
        </w:r>
        <w:proofErr w:type="spellStart"/>
        <w:r w:rsidR="00081169" w:rsidRPr="00AB3C67">
          <w:rPr>
            <w:rFonts w:ascii="Arial" w:hAnsi="Arial" w:cs="Arial"/>
            <w:i/>
            <w:color w:val="000000"/>
            <w:sz w:val="20"/>
            <w:szCs w:val="20"/>
          </w:rPr>
          <w:t>Candidatus</w:t>
        </w:r>
        <w:proofErr w:type="spellEnd"/>
        <w:r w:rsidR="00081169" w:rsidRPr="00AB3C67">
          <w:rPr>
            <w:rFonts w:ascii="Arial" w:hAnsi="Arial" w:cs="Arial"/>
            <w:i/>
            <w:color w:val="000000"/>
            <w:sz w:val="20"/>
            <w:szCs w:val="20"/>
          </w:rPr>
          <w:t xml:space="preserve"> </w:t>
        </w:r>
        <w:proofErr w:type="spellStart"/>
        <w:r w:rsidR="00081169" w:rsidRPr="00AB3C67">
          <w:rPr>
            <w:rFonts w:ascii="Arial" w:hAnsi="Arial" w:cs="Arial"/>
            <w:i/>
            <w:color w:val="000000"/>
            <w:sz w:val="20"/>
            <w:szCs w:val="20"/>
          </w:rPr>
          <w:t>Soleaferrea</w:t>
        </w:r>
        <w:proofErr w:type="spellEnd"/>
        <w:r w:rsidR="00081169" w:rsidRPr="009236A4">
          <w:rPr>
            <w:rFonts w:ascii="Arial" w:hAnsi="Arial" w:cs="Arial"/>
            <w:color w:val="000000"/>
            <w:sz w:val="20"/>
            <w:szCs w:val="20"/>
          </w:rPr>
          <w:t xml:space="preserve">; </w:t>
        </w:r>
        <w:proofErr w:type="spellStart"/>
        <w:r w:rsidR="00081169" w:rsidRPr="009236A4">
          <w:rPr>
            <w:rFonts w:ascii="Arial" w:hAnsi="Arial" w:cs="Arial"/>
            <w:color w:val="000000"/>
            <w:sz w:val="20"/>
            <w:szCs w:val="20"/>
          </w:rPr>
          <w:t>Bartone</w:t>
        </w:r>
        <w:proofErr w:type="spellEnd"/>
        <w:r w:rsidR="00081169" w:rsidRPr="009236A4">
          <w:rPr>
            <w:rFonts w:ascii="Arial" w:hAnsi="Arial" w:cs="Arial"/>
            <w:color w:val="000000"/>
            <w:sz w:val="20"/>
            <w:szCs w:val="20"/>
          </w:rPr>
          <w:t>=</w:t>
        </w:r>
        <w:r w:rsidR="00081169" w:rsidRPr="00AB3C67">
          <w:rPr>
            <w:rFonts w:ascii="Arial" w:hAnsi="Arial" w:cs="Arial"/>
            <w:i/>
            <w:color w:val="000000"/>
            <w:sz w:val="20"/>
            <w:szCs w:val="20"/>
          </w:rPr>
          <w:t>Bartonella</w:t>
        </w:r>
        <w:r w:rsidR="00081169" w:rsidRPr="009236A4">
          <w:rPr>
            <w:rFonts w:ascii="Arial" w:hAnsi="Arial" w:cs="Arial"/>
            <w:color w:val="000000"/>
            <w:sz w:val="20"/>
            <w:szCs w:val="20"/>
          </w:rPr>
          <w:t xml:space="preserve">; </w:t>
        </w:r>
        <w:proofErr w:type="spellStart"/>
        <w:r w:rsidR="00081169" w:rsidRPr="009236A4">
          <w:rPr>
            <w:rFonts w:ascii="Arial" w:hAnsi="Arial" w:cs="Arial"/>
            <w:color w:val="000000"/>
            <w:sz w:val="20"/>
            <w:szCs w:val="20"/>
          </w:rPr>
          <w:t>Bactero</w:t>
        </w:r>
        <w:proofErr w:type="spellEnd"/>
        <w:r w:rsidR="00081169" w:rsidRPr="009236A4">
          <w:rPr>
            <w:rFonts w:ascii="Arial" w:hAnsi="Arial" w:cs="Arial"/>
            <w:color w:val="000000"/>
            <w:sz w:val="20"/>
            <w:szCs w:val="20"/>
          </w:rPr>
          <w:t>=</w:t>
        </w:r>
        <w:r w:rsidR="00081169" w:rsidRPr="00AB3C67">
          <w:rPr>
            <w:rFonts w:ascii="Arial" w:hAnsi="Arial" w:cs="Arial"/>
            <w:i/>
            <w:color w:val="000000"/>
            <w:sz w:val="20"/>
            <w:szCs w:val="20"/>
          </w:rPr>
          <w:t>Bacteroides</w:t>
        </w:r>
        <w:r w:rsidR="00081169" w:rsidRPr="009236A4">
          <w:rPr>
            <w:rFonts w:ascii="Arial" w:hAnsi="Arial" w:cs="Arial"/>
            <w:color w:val="000000"/>
            <w:sz w:val="20"/>
            <w:szCs w:val="20"/>
          </w:rPr>
          <w:t xml:space="preserve">; </w:t>
        </w:r>
        <w:proofErr w:type="spellStart"/>
        <w:r w:rsidR="00081169" w:rsidRPr="009236A4">
          <w:rPr>
            <w:rFonts w:ascii="Arial" w:hAnsi="Arial" w:cs="Arial"/>
            <w:color w:val="000000"/>
            <w:sz w:val="20"/>
            <w:szCs w:val="20"/>
          </w:rPr>
          <w:t>Alistip</w:t>
        </w:r>
        <w:proofErr w:type="spellEnd"/>
        <w:r w:rsidR="00081169" w:rsidRPr="009236A4">
          <w:rPr>
            <w:rFonts w:ascii="Arial" w:hAnsi="Arial" w:cs="Arial"/>
            <w:color w:val="000000"/>
            <w:sz w:val="20"/>
            <w:szCs w:val="20"/>
          </w:rPr>
          <w:t>=</w:t>
        </w:r>
        <w:proofErr w:type="spellStart"/>
        <w:r w:rsidR="00081169" w:rsidRPr="00AB3C67">
          <w:rPr>
            <w:rFonts w:ascii="Arial" w:hAnsi="Arial" w:cs="Arial"/>
            <w:i/>
            <w:color w:val="000000"/>
            <w:sz w:val="20"/>
            <w:szCs w:val="20"/>
          </w:rPr>
          <w:t>Alistipes</w:t>
        </w:r>
        <w:proofErr w:type="spellEnd"/>
        <w:r w:rsidR="00081169" w:rsidRPr="009236A4">
          <w:rPr>
            <w:rFonts w:ascii="Arial" w:hAnsi="Arial" w:cs="Arial"/>
            <w:color w:val="000000"/>
            <w:sz w:val="20"/>
            <w:szCs w:val="20"/>
          </w:rPr>
          <w:t xml:space="preserve">; </w:t>
        </w:r>
        <w:proofErr w:type="spellStart"/>
        <w:r w:rsidR="00081169" w:rsidRPr="009236A4">
          <w:rPr>
            <w:rFonts w:ascii="Arial" w:hAnsi="Arial" w:cs="Arial"/>
            <w:color w:val="000000"/>
            <w:sz w:val="20"/>
            <w:szCs w:val="20"/>
          </w:rPr>
          <w:t>Acineto</w:t>
        </w:r>
        <w:proofErr w:type="spellEnd"/>
        <w:r w:rsidR="00081169" w:rsidRPr="009236A4">
          <w:rPr>
            <w:rFonts w:ascii="Arial" w:hAnsi="Arial" w:cs="Arial"/>
            <w:color w:val="000000"/>
            <w:sz w:val="20"/>
            <w:szCs w:val="20"/>
          </w:rPr>
          <w:t>=</w:t>
        </w:r>
        <w:r w:rsidR="00081169" w:rsidRPr="00AB3C67">
          <w:rPr>
            <w:rFonts w:ascii="Arial" w:hAnsi="Arial" w:cs="Arial"/>
            <w:i/>
            <w:color w:val="000000"/>
            <w:sz w:val="20"/>
            <w:szCs w:val="20"/>
          </w:rPr>
          <w:t>Acinetobacter</w:t>
        </w:r>
        <w:r w:rsidR="00081169" w:rsidRPr="009236A4">
          <w:rPr>
            <w:rFonts w:ascii="Arial" w:hAnsi="Arial" w:cs="Arial"/>
            <w:color w:val="000000"/>
            <w:sz w:val="20"/>
            <w:szCs w:val="20"/>
          </w:rPr>
          <w:t>.</w:t>
        </w:r>
      </w:ins>
      <w:del w:id="174" w:author="Domink_S" w:date="2024-04-12T09:10:00Z">
        <w:r w:rsidDel="00081169">
          <w:rPr>
            <w:rFonts w:ascii="Arial" w:hAnsi="Arial" w:cs="Arial"/>
            <w:color w:val="000000"/>
            <w:sz w:val="20"/>
            <w:szCs w:val="20"/>
          </w:rPr>
          <w:delText>Weiss</w:delText>
        </w:r>
        <w:r w:rsidR="00E33252" w:rsidDel="00081169">
          <w:rPr>
            <w:rFonts w:ascii="Arial" w:hAnsi="Arial" w:cs="Arial"/>
            <w:color w:val="000000"/>
            <w:sz w:val="20"/>
            <w:szCs w:val="20"/>
          </w:rPr>
          <w:delText>e</w:delText>
        </w:r>
        <w:r w:rsidDel="00081169">
          <w:rPr>
            <w:rFonts w:ascii="Arial" w:hAnsi="Arial" w:cs="Arial"/>
            <w:color w:val="000000"/>
            <w:sz w:val="20"/>
            <w:szCs w:val="20"/>
          </w:rPr>
          <w:delText>l=Weissella; Ure</w:delText>
        </w:r>
        <w:r w:rsidR="00E33252" w:rsidDel="00081169">
          <w:rPr>
            <w:rFonts w:ascii="Arial" w:hAnsi="Arial" w:cs="Arial"/>
            <w:color w:val="000000"/>
            <w:sz w:val="20"/>
            <w:szCs w:val="20"/>
          </w:rPr>
          <w:delText>a</w:delText>
        </w:r>
        <w:r w:rsidDel="00081169">
          <w:rPr>
            <w:rFonts w:ascii="Arial" w:hAnsi="Arial" w:cs="Arial"/>
            <w:color w:val="000000"/>
            <w:sz w:val="20"/>
            <w:szCs w:val="20"/>
          </w:rPr>
          <w:delText>pl</w:delText>
        </w:r>
        <w:r w:rsidR="00E33252" w:rsidDel="00081169">
          <w:rPr>
            <w:rFonts w:ascii="Arial" w:hAnsi="Arial" w:cs="Arial"/>
            <w:color w:val="000000"/>
            <w:sz w:val="20"/>
            <w:szCs w:val="20"/>
          </w:rPr>
          <w:delText>a</w:delText>
        </w:r>
        <w:r w:rsidDel="00081169">
          <w:rPr>
            <w:rFonts w:ascii="Arial" w:hAnsi="Arial" w:cs="Arial"/>
            <w:color w:val="000000"/>
            <w:sz w:val="20"/>
            <w:szCs w:val="20"/>
          </w:rPr>
          <w:delText>=Ureaplasma; Str</w:delText>
        </w:r>
        <w:r w:rsidR="00E33252" w:rsidDel="00081169">
          <w:rPr>
            <w:rFonts w:ascii="Arial" w:hAnsi="Arial" w:cs="Arial"/>
            <w:color w:val="000000"/>
            <w:sz w:val="20"/>
            <w:szCs w:val="20"/>
          </w:rPr>
          <w:delText>e</w:delText>
        </w:r>
        <w:r w:rsidDel="00081169">
          <w:rPr>
            <w:rFonts w:ascii="Arial" w:hAnsi="Arial" w:cs="Arial"/>
            <w:color w:val="000000"/>
            <w:sz w:val="20"/>
            <w:szCs w:val="20"/>
          </w:rPr>
          <w:delText>pt</w:delText>
        </w:r>
        <w:r w:rsidR="00E33252" w:rsidDel="00081169">
          <w:rPr>
            <w:rFonts w:ascii="Arial" w:hAnsi="Arial" w:cs="Arial"/>
            <w:color w:val="000000"/>
            <w:sz w:val="20"/>
            <w:szCs w:val="20"/>
          </w:rPr>
          <w:delText>o</w:delText>
        </w:r>
        <w:r w:rsidDel="00081169">
          <w:rPr>
            <w:rFonts w:ascii="Arial" w:hAnsi="Arial" w:cs="Arial"/>
            <w:color w:val="000000"/>
            <w:sz w:val="20"/>
            <w:szCs w:val="20"/>
          </w:rPr>
          <w:delText>=Streptococcus; St</w:delText>
        </w:r>
        <w:r w:rsidR="00E33252" w:rsidDel="00081169">
          <w:rPr>
            <w:rFonts w:ascii="Arial" w:hAnsi="Arial" w:cs="Arial"/>
            <w:color w:val="000000"/>
            <w:sz w:val="20"/>
            <w:szCs w:val="20"/>
          </w:rPr>
          <w:delText>a</w:delText>
        </w:r>
        <w:r w:rsidDel="00081169">
          <w:rPr>
            <w:rFonts w:ascii="Arial" w:hAnsi="Arial" w:cs="Arial"/>
            <w:color w:val="000000"/>
            <w:sz w:val="20"/>
            <w:szCs w:val="20"/>
          </w:rPr>
          <w:delText>phyl=Staphylococcus; R</w:delText>
        </w:r>
        <w:r w:rsidR="00E33252" w:rsidDel="00081169">
          <w:rPr>
            <w:rFonts w:ascii="Arial" w:hAnsi="Arial" w:cs="Arial"/>
            <w:color w:val="000000"/>
            <w:sz w:val="20"/>
            <w:szCs w:val="20"/>
          </w:rPr>
          <w:delText>aou</w:delText>
        </w:r>
        <w:r w:rsidDel="00081169">
          <w:rPr>
            <w:rFonts w:ascii="Arial" w:hAnsi="Arial" w:cs="Arial"/>
            <w:color w:val="000000"/>
            <w:sz w:val="20"/>
            <w:szCs w:val="20"/>
          </w:rPr>
          <w:delText>l</w:delText>
        </w:r>
        <w:r w:rsidR="00E33252" w:rsidDel="00081169">
          <w:rPr>
            <w:rFonts w:ascii="Arial" w:hAnsi="Arial" w:cs="Arial"/>
            <w:color w:val="000000"/>
            <w:sz w:val="20"/>
            <w:szCs w:val="20"/>
          </w:rPr>
          <w:delText>ti</w:delText>
        </w:r>
        <w:r w:rsidDel="00081169">
          <w:rPr>
            <w:rFonts w:ascii="Arial" w:hAnsi="Arial" w:cs="Arial"/>
            <w:color w:val="000000"/>
            <w:sz w:val="20"/>
            <w:szCs w:val="20"/>
          </w:rPr>
          <w:delText xml:space="preserve">=Raoultibacter; </w:delText>
        </w:r>
        <w:r w:rsidR="00E33252" w:rsidDel="00081169">
          <w:rPr>
            <w:rFonts w:ascii="Arial" w:hAnsi="Arial" w:cs="Arial"/>
            <w:color w:val="000000"/>
            <w:sz w:val="20"/>
            <w:szCs w:val="20"/>
          </w:rPr>
          <w:delText xml:space="preserve">Pectoba= Pectobacterium; </w:delText>
        </w:r>
        <w:r w:rsidDel="00081169">
          <w:rPr>
            <w:rFonts w:ascii="Arial" w:hAnsi="Arial" w:cs="Arial"/>
            <w:color w:val="000000"/>
            <w:sz w:val="20"/>
            <w:szCs w:val="20"/>
          </w:rPr>
          <w:delText>P</w:delText>
        </w:r>
        <w:r w:rsidR="00E33252" w:rsidDel="00081169">
          <w:rPr>
            <w:rFonts w:ascii="Arial" w:hAnsi="Arial" w:cs="Arial"/>
            <w:color w:val="000000"/>
            <w:sz w:val="20"/>
            <w:szCs w:val="20"/>
          </w:rPr>
          <w:delText>ae</w:delText>
        </w:r>
        <w:r w:rsidDel="00081169">
          <w:rPr>
            <w:rFonts w:ascii="Arial" w:hAnsi="Arial" w:cs="Arial"/>
            <w:color w:val="000000"/>
            <w:sz w:val="20"/>
            <w:szCs w:val="20"/>
          </w:rPr>
          <w:delText>n</w:delText>
        </w:r>
        <w:r w:rsidR="00E33252" w:rsidDel="00081169">
          <w:rPr>
            <w:rFonts w:ascii="Arial" w:hAnsi="Arial" w:cs="Arial"/>
            <w:color w:val="000000"/>
            <w:sz w:val="20"/>
            <w:szCs w:val="20"/>
          </w:rPr>
          <w:delText>i</w:delText>
        </w:r>
        <w:r w:rsidDel="00081169">
          <w:rPr>
            <w:rFonts w:ascii="Arial" w:hAnsi="Arial" w:cs="Arial"/>
            <w:color w:val="000000"/>
            <w:sz w:val="20"/>
            <w:szCs w:val="20"/>
          </w:rPr>
          <w:delText>cl=Peniclostridium; Myc</w:delText>
        </w:r>
        <w:r w:rsidR="00E33252" w:rsidDel="00081169">
          <w:rPr>
            <w:rFonts w:ascii="Arial" w:hAnsi="Arial" w:cs="Arial"/>
            <w:color w:val="000000"/>
            <w:sz w:val="20"/>
            <w:szCs w:val="20"/>
          </w:rPr>
          <w:delText>o</w:delText>
        </w:r>
        <w:r w:rsidDel="00081169">
          <w:rPr>
            <w:rFonts w:ascii="Arial" w:hAnsi="Arial" w:cs="Arial"/>
            <w:color w:val="000000"/>
            <w:sz w:val="20"/>
            <w:szCs w:val="20"/>
          </w:rPr>
          <w:delText>pl</w:delText>
        </w:r>
        <w:r w:rsidR="00E33252" w:rsidDel="00081169">
          <w:rPr>
            <w:rFonts w:ascii="Arial" w:hAnsi="Arial" w:cs="Arial"/>
            <w:color w:val="000000"/>
            <w:sz w:val="20"/>
            <w:szCs w:val="20"/>
          </w:rPr>
          <w:delText>a</w:delText>
        </w:r>
        <w:r w:rsidDel="00081169">
          <w:rPr>
            <w:rFonts w:ascii="Arial" w:hAnsi="Arial" w:cs="Arial"/>
            <w:color w:val="000000"/>
            <w:sz w:val="20"/>
            <w:szCs w:val="20"/>
          </w:rPr>
          <w:delText>=Mycoplasma; Myc</w:delText>
        </w:r>
        <w:r w:rsidR="00E33252" w:rsidDel="00081169">
          <w:rPr>
            <w:rFonts w:ascii="Arial" w:hAnsi="Arial" w:cs="Arial"/>
            <w:color w:val="000000"/>
            <w:sz w:val="20"/>
            <w:szCs w:val="20"/>
          </w:rPr>
          <w:delText>o</w:delText>
        </w:r>
        <w:r w:rsidDel="00081169">
          <w:rPr>
            <w:rFonts w:ascii="Arial" w:hAnsi="Arial" w:cs="Arial"/>
            <w:color w:val="000000"/>
            <w:sz w:val="20"/>
            <w:szCs w:val="20"/>
          </w:rPr>
          <w:delText>bac=Mycobacterium; Morg</w:delText>
        </w:r>
        <w:r w:rsidR="00E33252" w:rsidDel="00081169">
          <w:rPr>
            <w:rFonts w:ascii="Arial" w:hAnsi="Arial" w:cs="Arial"/>
            <w:color w:val="000000"/>
            <w:sz w:val="20"/>
            <w:szCs w:val="20"/>
          </w:rPr>
          <w:delText>a</w:delText>
        </w:r>
        <w:r w:rsidDel="00081169">
          <w:rPr>
            <w:rFonts w:ascii="Arial" w:hAnsi="Arial" w:cs="Arial"/>
            <w:color w:val="000000"/>
            <w:sz w:val="20"/>
            <w:szCs w:val="20"/>
          </w:rPr>
          <w:delText>n</w:delText>
        </w:r>
        <w:r w:rsidR="00E33252" w:rsidDel="00081169">
          <w:rPr>
            <w:rFonts w:ascii="Arial" w:hAnsi="Arial" w:cs="Arial"/>
            <w:color w:val="000000"/>
            <w:sz w:val="20"/>
            <w:szCs w:val="20"/>
          </w:rPr>
          <w:delText>e</w:delText>
        </w:r>
        <w:r w:rsidDel="00081169">
          <w:rPr>
            <w:rFonts w:ascii="Arial" w:hAnsi="Arial" w:cs="Arial"/>
            <w:color w:val="000000"/>
            <w:sz w:val="20"/>
            <w:szCs w:val="20"/>
          </w:rPr>
          <w:delText>=Morganella; L</w:delText>
        </w:r>
        <w:r w:rsidR="00E33252" w:rsidDel="00081169">
          <w:rPr>
            <w:rFonts w:ascii="Arial" w:hAnsi="Arial" w:cs="Arial"/>
            <w:color w:val="000000"/>
            <w:sz w:val="20"/>
            <w:szCs w:val="20"/>
          </w:rPr>
          <w:delText>a</w:delText>
        </w:r>
        <w:r w:rsidDel="00081169">
          <w:rPr>
            <w:rFonts w:ascii="Arial" w:hAnsi="Arial" w:cs="Arial"/>
            <w:color w:val="000000"/>
            <w:sz w:val="20"/>
            <w:szCs w:val="20"/>
          </w:rPr>
          <w:delText>ct</w:delText>
        </w:r>
        <w:r w:rsidR="00E33252" w:rsidDel="00081169">
          <w:rPr>
            <w:rFonts w:ascii="Arial" w:hAnsi="Arial" w:cs="Arial"/>
            <w:color w:val="000000"/>
            <w:sz w:val="20"/>
            <w:szCs w:val="20"/>
          </w:rPr>
          <w:delText>oco</w:delText>
        </w:r>
        <w:r w:rsidDel="00081169">
          <w:rPr>
            <w:rFonts w:ascii="Arial" w:hAnsi="Arial" w:cs="Arial"/>
            <w:color w:val="000000"/>
            <w:sz w:val="20"/>
            <w:szCs w:val="20"/>
          </w:rPr>
          <w:delText>=Lactococcus;</w:delText>
        </w:r>
        <w:r w:rsidR="006A57C3" w:rsidDel="00081169">
          <w:rPr>
            <w:rFonts w:ascii="Arial" w:hAnsi="Arial" w:cs="Arial"/>
            <w:color w:val="000000"/>
            <w:sz w:val="20"/>
            <w:szCs w:val="20"/>
          </w:rPr>
          <w:delText xml:space="preserve"> Lactoba=Lactobacillus; </w:delText>
        </w:r>
        <w:r w:rsidDel="00081169">
          <w:rPr>
            <w:rFonts w:ascii="Arial" w:hAnsi="Arial" w:cs="Arial"/>
            <w:color w:val="000000"/>
            <w:sz w:val="20"/>
            <w:szCs w:val="20"/>
          </w:rPr>
          <w:delText xml:space="preserve"> L</w:delText>
        </w:r>
        <w:r w:rsidR="00E33252" w:rsidDel="00081169">
          <w:rPr>
            <w:rFonts w:ascii="Arial" w:hAnsi="Arial" w:cs="Arial"/>
            <w:color w:val="000000"/>
            <w:sz w:val="20"/>
            <w:szCs w:val="20"/>
          </w:rPr>
          <w:delText>a</w:delText>
        </w:r>
        <w:r w:rsidDel="00081169">
          <w:rPr>
            <w:rFonts w:ascii="Arial" w:hAnsi="Arial" w:cs="Arial"/>
            <w:color w:val="000000"/>
            <w:sz w:val="20"/>
            <w:szCs w:val="20"/>
          </w:rPr>
          <w:delText>chn</w:delText>
        </w:r>
        <w:r w:rsidR="00E33252" w:rsidDel="00081169">
          <w:rPr>
            <w:rFonts w:ascii="Arial" w:hAnsi="Arial" w:cs="Arial"/>
            <w:color w:val="000000"/>
            <w:sz w:val="20"/>
            <w:szCs w:val="20"/>
          </w:rPr>
          <w:delText>oc</w:delText>
        </w:r>
        <w:r w:rsidDel="00081169">
          <w:rPr>
            <w:rFonts w:ascii="Arial" w:hAnsi="Arial" w:cs="Arial"/>
            <w:color w:val="000000"/>
            <w:sz w:val="20"/>
            <w:szCs w:val="20"/>
          </w:rPr>
          <w:delText>=Lachnoclostridium; Inc</w:delText>
        </w:r>
        <w:r w:rsidR="00E33252" w:rsidDel="00081169">
          <w:rPr>
            <w:rFonts w:ascii="Arial" w:hAnsi="Arial" w:cs="Arial"/>
            <w:color w:val="000000"/>
            <w:sz w:val="20"/>
            <w:szCs w:val="20"/>
          </w:rPr>
          <w:delText>e</w:delText>
        </w:r>
        <w:r w:rsidDel="00081169">
          <w:rPr>
            <w:rFonts w:ascii="Arial" w:hAnsi="Arial" w:cs="Arial"/>
            <w:color w:val="000000"/>
            <w:sz w:val="20"/>
            <w:szCs w:val="20"/>
          </w:rPr>
          <w:delText>rt</w:delText>
        </w:r>
        <w:r w:rsidR="00E33252" w:rsidDel="00081169">
          <w:rPr>
            <w:rFonts w:ascii="Arial" w:hAnsi="Arial" w:cs="Arial"/>
            <w:color w:val="000000"/>
            <w:sz w:val="20"/>
            <w:szCs w:val="20"/>
          </w:rPr>
          <w:delText>a</w:delText>
        </w:r>
        <w:r w:rsidDel="00081169">
          <w:rPr>
            <w:rFonts w:ascii="Arial" w:hAnsi="Arial" w:cs="Arial"/>
            <w:color w:val="000000"/>
            <w:sz w:val="20"/>
            <w:szCs w:val="20"/>
          </w:rPr>
          <w:delText>=Incertae Sedis; F</w:delText>
        </w:r>
        <w:r w:rsidR="00E33252" w:rsidDel="00081169">
          <w:rPr>
            <w:rFonts w:ascii="Arial" w:hAnsi="Arial" w:cs="Arial"/>
            <w:color w:val="000000"/>
            <w:sz w:val="20"/>
            <w:szCs w:val="20"/>
          </w:rPr>
          <w:delText>u</w:delText>
        </w:r>
        <w:r w:rsidDel="00081169">
          <w:rPr>
            <w:rFonts w:ascii="Arial" w:hAnsi="Arial" w:cs="Arial"/>
            <w:color w:val="000000"/>
            <w:sz w:val="20"/>
            <w:szCs w:val="20"/>
          </w:rPr>
          <w:delText>s</w:delText>
        </w:r>
        <w:r w:rsidR="00E33252" w:rsidDel="00081169">
          <w:rPr>
            <w:rFonts w:ascii="Arial" w:hAnsi="Arial" w:cs="Arial"/>
            <w:color w:val="000000"/>
            <w:sz w:val="20"/>
            <w:szCs w:val="20"/>
          </w:rPr>
          <w:delText>o</w:delText>
        </w:r>
        <w:r w:rsidDel="00081169">
          <w:rPr>
            <w:rFonts w:ascii="Arial" w:hAnsi="Arial" w:cs="Arial"/>
            <w:color w:val="000000"/>
            <w:sz w:val="20"/>
            <w:szCs w:val="20"/>
          </w:rPr>
          <w:delText>b</w:delText>
        </w:r>
        <w:r w:rsidR="00E33252" w:rsidDel="00081169">
          <w:rPr>
            <w:rFonts w:ascii="Arial" w:hAnsi="Arial" w:cs="Arial"/>
            <w:color w:val="000000"/>
            <w:sz w:val="20"/>
            <w:szCs w:val="20"/>
          </w:rPr>
          <w:delText>a</w:delText>
        </w:r>
        <w:r w:rsidDel="00081169">
          <w:rPr>
            <w:rFonts w:ascii="Arial" w:hAnsi="Arial" w:cs="Arial"/>
            <w:color w:val="000000"/>
            <w:sz w:val="20"/>
            <w:szCs w:val="20"/>
          </w:rPr>
          <w:delText>c=Fusobacterium; Ent</w:delText>
        </w:r>
        <w:r w:rsidR="006A57C3" w:rsidDel="00081169">
          <w:rPr>
            <w:rFonts w:ascii="Arial" w:hAnsi="Arial" w:cs="Arial"/>
            <w:color w:val="000000"/>
            <w:sz w:val="20"/>
            <w:szCs w:val="20"/>
          </w:rPr>
          <w:delText>eroc</w:delText>
        </w:r>
        <w:r w:rsidDel="00081169">
          <w:rPr>
            <w:rFonts w:ascii="Arial" w:hAnsi="Arial" w:cs="Arial"/>
            <w:color w:val="000000"/>
            <w:sz w:val="20"/>
            <w:szCs w:val="20"/>
          </w:rPr>
          <w:delText>=Enterococcus; Dysg</w:delText>
        </w:r>
        <w:r w:rsidR="006A57C3" w:rsidDel="00081169">
          <w:rPr>
            <w:rFonts w:ascii="Arial" w:hAnsi="Arial" w:cs="Arial"/>
            <w:color w:val="000000"/>
            <w:sz w:val="20"/>
            <w:szCs w:val="20"/>
          </w:rPr>
          <w:delText>ono</w:delText>
        </w:r>
        <w:r w:rsidDel="00081169">
          <w:rPr>
            <w:rFonts w:ascii="Arial" w:hAnsi="Arial" w:cs="Arial"/>
            <w:color w:val="000000"/>
            <w:sz w:val="20"/>
            <w:szCs w:val="20"/>
          </w:rPr>
          <w:delText xml:space="preserve">=Dysgonomonas;; </w:delText>
        </w:r>
        <w:r w:rsidR="006A57C3" w:rsidDel="00081169">
          <w:rPr>
            <w:rFonts w:ascii="Arial" w:hAnsi="Arial" w:cs="Arial"/>
            <w:color w:val="000000"/>
            <w:sz w:val="20"/>
            <w:szCs w:val="20"/>
          </w:rPr>
          <w:delText>Clostri</w:delText>
        </w:r>
        <w:r w:rsidDel="00081169">
          <w:rPr>
            <w:rFonts w:ascii="Arial" w:hAnsi="Arial" w:cs="Arial"/>
            <w:color w:val="000000"/>
            <w:sz w:val="20"/>
            <w:szCs w:val="20"/>
          </w:rPr>
          <w:delText xml:space="preserve">=Clostridium sensu stricto 1; </w:delText>
        </w:r>
        <w:r w:rsidR="006A57C3" w:rsidDel="00081169">
          <w:rPr>
            <w:rFonts w:ascii="Arial" w:hAnsi="Arial" w:cs="Arial"/>
            <w:color w:val="000000"/>
            <w:sz w:val="20"/>
            <w:szCs w:val="20"/>
          </w:rPr>
          <w:delText>Christe=</w:delText>
        </w:r>
        <w:r w:rsidDel="00081169">
          <w:rPr>
            <w:rFonts w:ascii="Arial" w:hAnsi="Arial" w:cs="Arial"/>
            <w:color w:val="000000"/>
            <w:sz w:val="20"/>
            <w:szCs w:val="20"/>
          </w:rPr>
          <w:delText xml:space="preserve">Christensenellaceae R.7 group; </w:delText>
        </w:r>
        <w:r w:rsidR="006A57C3" w:rsidDel="00081169">
          <w:rPr>
            <w:rFonts w:ascii="Arial" w:hAnsi="Arial" w:cs="Arial"/>
            <w:color w:val="000000"/>
            <w:sz w:val="20"/>
            <w:szCs w:val="20"/>
          </w:rPr>
          <w:delText>Bartone</w:delText>
        </w:r>
        <w:r w:rsidDel="00081169">
          <w:rPr>
            <w:rFonts w:ascii="Arial" w:hAnsi="Arial" w:cs="Arial"/>
            <w:color w:val="000000"/>
            <w:sz w:val="20"/>
            <w:szCs w:val="20"/>
          </w:rPr>
          <w:delText xml:space="preserve">=Bartonella; </w:delText>
        </w:r>
        <w:r w:rsidR="006A57C3" w:rsidDel="00081169">
          <w:rPr>
            <w:rFonts w:ascii="Arial" w:hAnsi="Arial" w:cs="Arial"/>
            <w:color w:val="000000"/>
            <w:sz w:val="20"/>
            <w:szCs w:val="20"/>
          </w:rPr>
          <w:delText>Bactero</w:delText>
        </w:r>
        <w:r w:rsidDel="00081169">
          <w:rPr>
            <w:rFonts w:ascii="Arial" w:hAnsi="Arial" w:cs="Arial"/>
            <w:color w:val="000000"/>
            <w:sz w:val="20"/>
            <w:szCs w:val="20"/>
          </w:rPr>
          <w:delText xml:space="preserve">=Bacteroides; </w:delText>
        </w:r>
        <w:r w:rsidR="006A57C3" w:rsidDel="00081169">
          <w:rPr>
            <w:rFonts w:ascii="Arial" w:hAnsi="Arial" w:cs="Arial"/>
            <w:color w:val="000000"/>
            <w:sz w:val="20"/>
            <w:szCs w:val="20"/>
          </w:rPr>
          <w:delText>Alistip</w:delText>
        </w:r>
        <w:r w:rsidDel="00081169">
          <w:rPr>
            <w:rFonts w:ascii="Arial" w:hAnsi="Arial" w:cs="Arial"/>
            <w:color w:val="000000"/>
            <w:sz w:val="20"/>
            <w:szCs w:val="20"/>
          </w:rPr>
          <w:delText xml:space="preserve">=Alistipes; </w:delText>
        </w:r>
        <w:r w:rsidR="006A57C3" w:rsidDel="00081169">
          <w:rPr>
            <w:rFonts w:ascii="Arial" w:hAnsi="Arial" w:cs="Arial"/>
            <w:color w:val="000000"/>
            <w:sz w:val="20"/>
            <w:szCs w:val="20"/>
          </w:rPr>
          <w:delText>Acineto</w:delText>
        </w:r>
        <w:r w:rsidDel="00081169">
          <w:rPr>
            <w:rFonts w:ascii="Arial" w:hAnsi="Arial" w:cs="Arial"/>
            <w:color w:val="000000"/>
            <w:sz w:val="20"/>
            <w:szCs w:val="20"/>
          </w:rPr>
          <w:delText>=Acinetobacter</w:delText>
        </w:r>
      </w:del>
      <w:bookmarkEnd w:id="172"/>
    </w:p>
    <w:p w14:paraId="032A4A8F" w14:textId="087B10B1" w:rsidR="00FE4B30" w:rsidRDefault="00FE4B30" w:rsidP="00A84E66">
      <w:pPr>
        <w:keepNext/>
        <w:pBdr>
          <w:top w:val="nil"/>
          <w:left w:val="nil"/>
          <w:bottom w:val="nil"/>
          <w:right w:val="nil"/>
          <w:between w:val="nil"/>
        </w:pBdr>
        <w:spacing w:before="240" w:after="60"/>
        <w:contextualSpacing/>
        <w:rPr>
          <w:rFonts w:ascii="Arial" w:hAnsi="Arial" w:cs="Arial"/>
          <w:b/>
          <w:color w:val="000000"/>
          <w:sz w:val="20"/>
          <w:szCs w:val="20"/>
        </w:rPr>
      </w:pPr>
    </w:p>
    <w:p w14:paraId="15DAD09A" w14:textId="0D82EF9F" w:rsidR="00CE6AF5" w:rsidRDefault="00D124A5">
      <w:pPr>
        <w:rPr>
          <w:rFonts w:ascii="Arial" w:hAnsi="Arial" w:cs="Arial"/>
          <w:sz w:val="20"/>
          <w:szCs w:val="20"/>
        </w:rPr>
      </w:pPr>
      <w:r>
        <w:rPr>
          <w:rFonts w:ascii="Arial" w:hAnsi="Arial" w:cs="Arial"/>
          <w:sz w:val="20"/>
          <w:szCs w:val="20"/>
        </w:rPr>
        <w:t xml:space="preserve">Generalised additive model results </w:t>
      </w:r>
      <w:r w:rsidR="00CE6AF5">
        <w:rPr>
          <w:rFonts w:ascii="Arial" w:hAnsi="Arial" w:cs="Arial"/>
          <w:sz w:val="20"/>
          <w:szCs w:val="20"/>
        </w:rPr>
        <w:t>assessing the impact of infection intensity on bacterial abundances</w:t>
      </w:r>
    </w:p>
    <w:p w14:paraId="0F51F69D" w14:textId="770FFE86" w:rsidR="002015D8" w:rsidRDefault="006915E5">
      <w:pPr>
        <w:rPr>
          <w:rFonts w:ascii="Arial" w:hAnsi="Arial" w:cs="Arial"/>
          <w:sz w:val="20"/>
          <w:szCs w:val="20"/>
        </w:rPr>
      </w:pPr>
      <w:r>
        <w:rPr>
          <w:rFonts w:ascii="Arial" w:hAnsi="Arial" w:cs="Arial"/>
          <w:sz w:val="20"/>
          <w:szCs w:val="20"/>
        </w:rPr>
        <w:t xml:space="preserve">Aside from the </w:t>
      </w:r>
      <w:del w:id="175" w:author="Domink_S" w:date="2024-04-22T07:13:00Z">
        <w:r w:rsidDel="00047C11">
          <w:rPr>
            <w:rFonts w:ascii="Arial" w:hAnsi="Arial" w:cs="Arial"/>
            <w:sz w:val="20"/>
            <w:szCs w:val="20"/>
          </w:rPr>
          <w:delText xml:space="preserve">negative relationship between </w:delText>
        </w:r>
        <w:r w:rsidRPr="00081169" w:rsidDel="00047C11">
          <w:rPr>
            <w:rFonts w:ascii="Arial" w:hAnsi="Arial" w:cs="Arial"/>
            <w:i/>
            <w:sz w:val="20"/>
            <w:szCs w:val="20"/>
            <w:rPrChange w:id="176" w:author="Domink_S" w:date="2024-04-12T09:10:00Z">
              <w:rPr>
                <w:rFonts w:ascii="Arial" w:hAnsi="Arial" w:cs="Arial"/>
                <w:sz w:val="20"/>
                <w:szCs w:val="20"/>
              </w:rPr>
            </w:rPrChange>
          </w:rPr>
          <w:delText>Mycoplasma</w:delText>
        </w:r>
        <w:r w:rsidDel="00047C11">
          <w:rPr>
            <w:rFonts w:ascii="Arial" w:hAnsi="Arial" w:cs="Arial"/>
            <w:sz w:val="20"/>
            <w:szCs w:val="20"/>
          </w:rPr>
          <w:delText xml:space="preserve"> and </w:delText>
        </w:r>
        <w:r w:rsidRPr="00081169" w:rsidDel="00047C11">
          <w:rPr>
            <w:rFonts w:ascii="Arial" w:hAnsi="Arial" w:cs="Arial"/>
            <w:i/>
            <w:sz w:val="20"/>
            <w:szCs w:val="20"/>
            <w:rPrChange w:id="177" w:author="Domink_S" w:date="2024-04-12T09:11:00Z">
              <w:rPr>
                <w:rFonts w:ascii="Arial" w:hAnsi="Arial" w:cs="Arial"/>
                <w:sz w:val="20"/>
                <w:szCs w:val="20"/>
              </w:rPr>
            </w:rPrChange>
          </w:rPr>
          <w:delText>Staphylococcus</w:delText>
        </w:r>
        <w:r w:rsidDel="00047C11">
          <w:rPr>
            <w:rFonts w:ascii="Arial" w:hAnsi="Arial" w:cs="Arial"/>
            <w:sz w:val="20"/>
            <w:szCs w:val="20"/>
          </w:rPr>
          <w:delText xml:space="preserve"> and the positive link between</w:delText>
        </w:r>
      </w:del>
      <w:ins w:id="178" w:author="Domink_S" w:date="2024-04-22T07:13:00Z">
        <w:r w:rsidR="00047C11">
          <w:rPr>
            <w:rFonts w:ascii="Arial" w:hAnsi="Arial" w:cs="Arial"/>
            <w:sz w:val="20"/>
            <w:szCs w:val="20"/>
          </w:rPr>
          <w:t>positive relationship with</w:t>
        </w:r>
      </w:ins>
      <w:r>
        <w:rPr>
          <w:rFonts w:ascii="Arial" w:hAnsi="Arial" w:cs="Arial"/>
          <w:sz w:val="20"/>
          <w:szCs w:val="20"/>
        </w:rPr>
        <w:t xml:space="preserve"> </w:t>
      </w:r>
      <w:proofErr w:type="spellStart"/>
      <w:r w:rsidRPr="00081169">
        <w:rPr>
          <w:rFonts w:ascii="Arial" w:hAnsi="Arial" w:cs="Arial"/>
          <w:i/>
          <w:sz w:val="20"/>
          <w:szCs w:val="20"/>
          <w:rPrChange w:id="179" w:author="Domink_S" w:date="2024-04-12T09:10:00Z">
            <w:rPr>
              <w:rFonts w:ascii="Arial" w:hAnsi="Arial" w:cs="Arial"/>
              <w:sz w:val="20"/>
              <w:szCs w:val="20"/>
            </w:rPr>
          </w:rPrChange>
        </w:rPr>
        <w:t>Alistipes</w:t>
      </w:r>
      <w:proofErr w:type="spellEnd"/>
      <w:ins w:id="180" w:author="Domink_S" w:date="2024-04-22T07:13:00Z">
        <w:r w:rsidR="00047C11">
          <w:rPr>
            <w:rFonts w:ascii="Arial" w:hAnsi="Arial" w:cs="Arial"/>
            <w:sz w:val="20"/>
            <w:szCs w:val="20"/>
          </w:rPr>
          <w:t xml:space="preserve"> and </w:t>
        </w:r>
      </w:ins>
      <w:del w:id="181" w:author="Domink_S" w:date="2024-04-22T07:13:00Z">
        <w:r w:rsidDel="00047C11">
          <w:rPr>
            <w:rFonts w:ascii="Arial" w:hAnsi="Arial" w:cs="Arial"/>
            <w:sz w:val="20"/>
            <w:szCs w:val="20"/>
          </w:rPr>
          <w:delText xml:space="preserve"> </w:delText>
        </w:r>
        <w:r w:rsidR="00277641" w:rsidDel="00047C11">
          <w:rPr>
            <w:rFonts w:ascii="Arial" w:hAnsi="Arial" w:cs="Arial"/>
            <w:sz w:val="20"/>
            <w:szCs w:val="20"/>
          </w:rPr>
          <w:delText xml:space="preserve">and </w:delText>
        </w:r>
      </w:del>
      <w:proofErr w:type="spellStart"/>
      <w:r w:rsidR="00277641" w:rsidRPr="00081169">
        <w:rPr>
          <w:rFonts w:ascii="Arial" w:hAnsi="Arial" w:cs="Arial"/>
          <w:i/>
          <w:color w:val="000000"/>
          <w:sz w:val="20"/>
          <w:szCs w:val="20"/>
          <w:rPrChange w:id="182" w:author="Domink_S" w:date="2024-04-12T09:10:00Z">
            <w:rPr>
              <w:rFonts w:ascii="Arial" w:hAnsi="Arial" w:cs="Arial"/>
              <w:color w:val="000000"/>
              <w:sz w:val="20"/>
              <w:szCs w:val="20"/>
            </w:rPr>
          </w:rPrChange>
        </w:rPr>
        <w:t>Christensenellaceae</w:t>
      </w:r>
      <w:proofErr w:type="spellEnd"/>
      <w:r w:rsidR="00277641" w:rsidRPr="00081169">
        <w:rPr>
          <w:rFonts w:ascii="Arial" w:hAnsi="Arial" w:cs="Arial"/>
          <w:i/>
          <w:color w:val="000000"/>
          <w:sz w:val="20"/>
          <w:szCs w:val="20"/>
          <w:rPrChange w:id="183" w:author="Domink_S" w:date="2024-04-12T09:10:00Z">
            <w:rPr>
              <w:rFonts w:ascii="Arial" w:hAnsi="Arial" w:cs="Arial"/>
              <w:color w:val="000000"/>
              <w:sz w:val="20"/>
              <w:szCs w:val="20"/>
            </w:rPr>
          </w:rPrChange>
        </w:rPr>
        <w:t xml:space="preserve"> R-7 group</w:t>
      </w:r>
      <w:r w:rsidR="00277641">
        <w:rPr>
          <w:rFonts w:ascii="Arial" w:hAnsi="Arial" w:cs="Arial"/>
          <w:color w:val="000000"/>
          <w:sz w:val="20"/>
          <w:szCs w:val="20"/>
        </w:rPr>
        <w:t xml:space="preserve"> </w:t>
      </w:r>
      <w:proofErr w:type="spellStart"/>
      <w:ins w:id="184" w:author="Domink_S" w:date="2024-04-22T07:13:00Z">
        <w:r w:rsidR="00047C11">
          <w:rPr>
            <w:rFonts w:ascii="Arial" w:hAnsi="Arial" w:cs="Arial"/>
            <w:color w:val="000000"/>
            <w:sz w:val="20"/>
            <w:szCs w:val="20"/>
          </w:rPr>
          <w:t>Candidatus</w:t>
        </w:r>
        <w:proofErr w:type="spellEnd"/>
        <w:r w:rsidR="00047C11">
          <w:rPr>
            <w:rFonts w:ascii="Arial" w:hAnsi="Arial" w:cs="Arial"/>
            <w:color w:val="000000"/>
            <w:sz w:val="20"/>
            <w:szCs w:val="20"/>
          </w:rPr>
          <w:t xml:space="preserve"> </w:t>
        </w:r>
        <w:proofErr w:type="spellStart"/>
        <w:r w:rsidR="00047C11">
          <w:rPr>
            <w:rFonts w:ascii="Arial" w:hAnsi="Arial" w:cs="Arial"/>
            <w:color w:val="000000"/>
            <w:sz w:val="20"/>
            <w:szCs w:val="20"/>
          </w:rPr>
          <w:t>Soleaferrea</w:t>
        </w:r>
        <w:proofErr w:type="spellEnd"/>
        <w:r w:rsidR="00047C11">
          <w:rPr>
            <w:rFonts w:ascii="Arial" w:hAnsi="Arial" w:cs="Arial"/>
            <w:color w:val="000000"/>
            <w:sz w:val="20"/>
            <w:szCs w:val="20"/>
          </w:rPr>
          <w:t xml:space="preserve"> increased </w:t>
        </w:r>
      </w:ins>
      <w:r>
        <w:rPr>
          <w:rFonts w:ascii="Arial" w:hAnsi="Arial" w:cs="Arial"/>
          <w:sz w:val="20"/>
          <w:szCs w:val="20"/>
        </w:rPr>
        <w:t>with infection intensity</w:t>
      </w:r>
      <w:ins w:id="185" w:author="Domink_S" w:date="2024-04-22T07:14:00Z">
        <w:r w:rsidR="00047C11">
          <w:rPr>
            <w:rFonts w:ascii="Arial" w:hAnsi="Arial" w:cs="Arial"/>
            <w:sz w:val="20"/>
            <w:szCs w:val="20"/>
          </w:rPr>
          <w:t>.</w:t>
        </w:r>
      </w:ins>
      <w:del w:id="186" w:author="Domink_S" w:date="2024-04-22T07:14:00Z">
        <w:r w:rsidDel="00047C11">
          <w:rPr>
            <w:rFonts w:ascii="Arial" w:hAnsi="Arial" w:cs="Arial"/>
            <w:sz w:val="20"/>
            <w:szCs w:val="20"/>
          </w:rPr>
          <w:delText>,</w:delText>
        </w:r>
      </w:del>
      <w:r>
        <w:rPr>
          <w:rFonts w:ascii="Arial" w:hAnsi="Arial" w:cs="Arial"/>
          <w:sz w:val="20"/>
          <w:szCs w:val="20"/>
        </w:rPr>
        <w:t xml:space="preserve"> </w:t>
      </w:r>
      <w:del w:id="187" w:author="Domink_S" w:date="2024-04-22T07:14:00Z">
        <w:r w:rsidR="00277641" w:rsidDel="00047C11">
          <w:rPr>
            <w:rFonts w:ascii="Arial" w:hAnsi="Arial" w:cs="Arial"/>
            <w:sz w:val="20"/>
            <w:szCs w:val="20"/>
          </w:rPr>
          <w:delText>three</w:delText>
        </w:r>
        <w:r w:rsidDel="00047C11">
          <w:rPr>
            <w:rFonts w:ascii="Arial" w:hAnsi="Arial" w:cs="Arial"/>
            <w:sz w:val="20"/>
            <w:szCs w:val="20"/>
          </w:rPr>
          <w:delText xml:space="preserve"> other differentially abundant genera identified to increase or decrease with infection intensity, </w:delText>
        </w:r>
      </w:del>
      <w:proofErr w:type="spellStart"/>
      <w:ins w:id="188" w:author="Domink_S" w:date="2024-04-22T07:14:00Z">
        <w:r w:rsidR="00047C11">
          <w:rPr>
            <w:rFonts w:ascii="Arial" w:hAnsi="Arial" w:cs="Arial"/>
            <w:sz w:val="20"/>
            <w:szCs w:val="20"/>
          </w:rPr>
          <w:t>Pectobacterium</w:t>
        </w:r>
        <w:proofErr w:type="spellEnd"/>
        <w:r w:rsidR="00047C11">
          <w:rPr>
            <w:rFonts w:ascii="Arial" w:hAnsi="Arial" w:cs="Arial"/>
            <w:sz w:val="20"/>
            <w:szCs w:val="20"/>
          </w:rPr>
          <w:t xml:space="preserve"> decreased non-linearly, which was the exception </w:t>
        </w:r>
      </w:ins>
      <w:ins w:id="189" w:author="Domink_S" w:date="2024-04-22T07:15:00Z">
        <w:r w:rsidR="00047C11">
          <w:rPr>
            <w:rFonts w:ascii="Arial" w:hAnsi="Arial" w:cs="Arial"/>
            <w:sz w:val="20"/>
            <w:szCs w:val="20"/>
          </w:rPr>
          <w:t>in these</w:t>
        </w:r>
        <w:bookmarkStart w:id="190" w:name="_GoBack"/>
        <w:bookmarkEnd w:id="190"/>
        <w:r w:rsidR="00047C11">
          <w:rPr>
            <w:rFonts w:ascii="Arial" w:hAnsi="Arial" w:cs="Arial"/>
            <w:sz w:val="20"/>
            <w:szCs w:val="20"/>
          </w:rPr>
          <w:t xml:space="preserve"> genera.</w:t>
        </w:r>
      </w:ins>
      <w:del w:id="191" w:author="Domink_S" w:date="2024-04-22T07:15:00Z">
        <w:r w:rsidDel="00047C11">
          <w:rPr>
            <w:rFonts w:ascii="Arial" w:hAnsi="Arial" w:cs="Arial"/>
            <w:sz w:val="20"/>
            <w:szCs w:val="20"/>
          </w:rPr>
          <w:delText>and</w:delText>
        </w:r>
      </w:del>
      <w:r>
        <w:rPr>
          <w:rFonts w:ascii="Arial" w:hAnsi="Arial" w:cs="Arial"/>
          <w:sz w:val="20"/>
          <w:szCs w:val="20"/>
        </w:rPr>
        <w:t xml:space="preserve"> </w:t>
      </w:r>
      <w:ins w:id="192" w:author="Domink_S" w:date="2024-04-22T07:15:00Z">
        <w:r w:rsidR="00047C11">
          <w:rPr>
            <w:rFonts w:ascii="Arial" w:hAnsi="Arial" w:cs="Arial"/>
            <w:sz w:val="20"/>
            <w:szCs w:val="20"/>
          </w:rPr>
          <w:t>T</w:t>
        </w:r>
      </w:ins>
      <w:del w:id="193" w:author="Domink_S" w:date="2024-04-22T07:15:00Z">
        <w:r w:rsidDel="00047C11">
          <w:rPr>
            <w:rFonts w:ascii="Arial" w:hAnsi="Arial" w:cs="Arial"/>
            <w:sz w:val="20"/>
            <w:szCs w:val="20"/>
          </w:rPr>
          <w:delText>t</w:delText>
        </w:r>
      </w:del>
      <w:r>
        <w:rPr>
          <w:rFonts w:ascii="Arial" w:hAnsi="Arial" w:cs="Arial"/>
          <w:sz w:val="20"/>
          <w:szCs w:val="20"/>
        </w:rPr>
        <w:t xml:space="preserve">he majority </w:t>
      </w:r>
      <w:del w:id="194" w:author="Domink_S" w:date="2024-04-22T07:15:00Z">
        <w:r w:rsidDel="00047C11">
          <w:rPr>
            <w:rFonts w:ascii="Arial" w:hAnsi="Arial" w:cs="Arial"/>
            <w:sz w:val="20"/>
            <w:szCs w:val="20"/>
          </w:rPr>
          <w:delText xml:space="preserve">did </w:delText>
        </w:r>
      </w:del>
      <w:ins w:id="195" w:author="Domink_S" w:date="2024-04-22T07:15:00Z">
        <w:r w:rsidR="00047C11">
          <w:rPr>
            <w:rFonts w:ascii="Arial" w:hAnsi="Arial" w:cs="Arial"/>
            <w:sz w:val="20"/>
            <w:szCs w:val="20"/>
          </w:rPr>
          <w:t>changed</w:t>
        </w:r>
        <w:r w:rsidR="00047C11">
          <w:rPr>
            <w:rFonts w:ascii="Arial" w:hAnsi="Arial" w:cs="Arial"/>
            <w:sz w:val="20"/>
            <w:szCs w:val="20"/>
          </w:rPr>
          <w:t xml:space="preserve"> </w:t>
        </w:r>
      </w:ins>
      <w:del w:id="196" w:author="Domink_S" w:date="2024-04-22T07:15:00Z">
        <w:r w:rsidDel="00047C11">
          <w:rPr>
            <w:rFonts w:ascii="Arial" w:hAnsi="Arial" w:cs="Arial"/>
            <w:sz w:val="20"/>
            <w:szCs w:val="20"/>
          </w:rPr>
          <w:delText xml:space="preserve">so in </w:delText>
        </w:r>
      </w:del>
      <w:r>
        <w:rPr>
          <w:rFonts w:ascii="Arial" w:hAnsi="Arial" w:cs="Arial"/>
          <w:sz w:val="20"/>
          <w:szCs w:val="20"/>
        </w:rPr>
        <w:t xml:space="preserve">a linear manner (Supplementary Table 4; </w:t>
      </w:r>
      <w:r w:rsidR="00C45A68">
        <w:rPr>
          <w:rFonts w:ascii="Arial" w:hAnsi="Arial" w:cs="Arial"/>
          <w:sz w:val="20"/>
          <w:szCs w:val="20"/>
        </w:rPr>
        <w:t>Figure 2</w:t>
      </w:r>
      <w:r>
        <w:rPr>
          <w:rFonts w:ascii="Arial" w:hAnsi="Arial" w:cs="Arial"/>
          <w:sz w:val="20"/>
          <w:szCs w:val="20"/>
        </w:rPr>
        <w:t xml:space="preserve">). </w:t>
      </w:r>
      <w:r w:rsidR="001C4E16">
        <w:rPr>
          <w:rFonts w:ascii="Arial" w:hAnsi="Arial" w:cs="Arial"/>
          <w:sz w:val="20"/>
          <w:szCs w:val="20"/>
        </w:rPr>
        <w:t xml:space="preserve">Noteworthy is the negative relationship between the Firmicute </w:t>
      </w:r>
      <w:proofErr w:type="spellStart"/>
      <w:r w:rsidR="001C4E16" w:rsidRPr="00081169">
        <w:rPr>
          <w:rFonts w:ascii="Arial" w:hAnsi="Arial" w:cs="Arial"/>
          <w:i/>
          <w:color w:val="000000"/>
          <w:sz w:val="20"/>
          <w:szCs w:val="20"/>
          <w:rPrChange w:id="197" w:author="Domink_S" w:date="2024-04-12T09:11:00Z">
            <w:rPr>
              <w:rFonts w:ascii="Arial" w:hAnsi="Arial" w:cs="Arial"/>
              <w:color w:val="000000"/>
              <w:sz w:val="20"/>
              <w:szCs w:val="20"/>
            </w:rPr>
          </w:rPrChange>
        </w:rPr>
        <w:t>Christensenellaceae</w:t>
      </w:r>
      <w:proofErr w:type="spellEnd"/>
      <w:r w:rsidR="001C4E16" w:rsidRPr="00081169">
        <w:rPr>
          <w:rFonts w:ascii="Arial" w:hAnsi="Arial" w:cs="Arial"/>
          <w:i/>
          <w:color w:val="000000"/>
          <w:sz w:val="20"/>
          <w:szCs w:val="20"/>
          <w:rPrChange w:id="198" w:author="Domink_S" w:date="2024-04-12T09:11:00Z">
            <w:rPr>
              <w:rFonts w:ascii="Arial" w:hAnsi="Arial" w:cs="Arial"/>
              <w:color w:val="000000"/>
              <w:sz w:val="20"/>
              <w:szCs w:val="20"/>
            </w:rPr>
          </w:rPrChange>
        </w:rPr>
        <w:t xml:space="preserve"> R-7 </w:t>
      </w:r>
      <w:r w:rsidR="001C4E16">
        <w:rPr>
          <w:rFonts w:ascii="Arial" w:hAnsi="Arial" w:cs="Arial"/>
          <w:color w:val="000000"/>
          <w:sz w:val="20"/>
          <w:szCs w:val="20"/>
        </w:rPr>
        <w:t>group and infection intensity, which was also unveiled in non-human primates experimentally infected with SARS-CoV-2</w:t>
      </w:r>
      <w:del w:id="199" w:author="Domink_S" w:date="2024-04-22T07:15:00Z">
        <w:r w:rsidR="001C4E16" w:rsidDel="00047C11">
          <w:rPr>
            <w:rFonts w:ascii="Arial" w:hAnsi="Arial" w:cs="Arial"/>
            <w:color w:val="000000"/>
            <w:sz w:val="20"/>
            <w:szCs w:val="20"/>
          </w:rPr>
          <w:delText xml:space="preserve"> </w:delText>
        </w:r>
      </w:del>
      <w:r w:rsidR="001C4E16">
        <w:rPr>
          <w:rFonts w:ascii="Arial" w:hAnsi="Arial" w:cs="Arial"/>
          <w:color w:val="000000"/>
          <w:sz w:val="20"/>
          <w:szCs w:val="20"/>
        </w:rPr>
        <w:fldChar w:fldCharType="begin"/>
      </w:r>
      <w:r w:rsidR="008417AC">
        <w:rPr>
          <w:rFonts w:ascii="Arial" w:hAnsi="Arial" w:cs="Arial"/>
          <w:color w:val="000000"/>
          <w:sz w:val="20"/>
          <w:szCs w:val="20"/>
        </w:rPr>
        <w:instrText xml:space="preserve"> ADDIN ZOTERO_ITEM CSL_CITATION {"citationID":"FrpMhZgR","properties":{"formattedCitation":"\\super 46\\nosupersub{}","plainCitation":"46","noteIndex":0},"citationItems":[{"id":427,"uris":["http://zotero.org/users/13284053/items/6RLDZRXX"],"itemData":{"id":427,"type":"article-journal","abstract":"The current pandemic of coronavirus disease (COVID) 2019 constitutes a global public health issue. Regarding the emerging importance of the gut-lung axis in viral respiratory infections, analysis of the gut microbiota’s composition and functional activity during a severe acute respiratory syndrome coronavirus 2 (SARS-CoV-2) infection might be instrumental in understanding and controling COVID 19. We used a nonhuman primate model (the macaque), that recapitulates mild COVID-19 symptoms, to analyze the effects of a SARS-CoV-2 infection on dynamic changes of the gut microbiota. 16S rRNA gene profiling and analysis of β diversity indicated significant changes in the composition of the gut microbiota with a peak at 10–13 days post-infection (dpi). Analysis of bacterial abundance correlation networks confirmed disruption of the bacterial community at 10–13 dpi. Some alterations in microbiota persisted after the resolution of the infection until day 26. Some changes in the relative bacterial taxon abundance associated with infectious parameters. Interestingly, the relative abundance of Acinetobacter (Proteobacteria) and some genera of the Ruminococcaceae family (Firmicutes) was positively correlated with the presence of SARS-CoV-2 in the upper respiratory tract. Targeted quantitative metabolomics indicated a drop in short-chain fatty acids (SCFAs) and changes in several bile acids and tryptophan metabolites in infected animals. The relative abundance of several taxa known to be SCFA producers (mostly from the Ruminococcaceae family) was negatively correlated with systemic inflammatory markers while the opposite correlation was seen with several members of the genus Streptococcus. Collectively, SARS-CoV-2 infection in a nonhuman primate is associated with changes in the gut microbiota’s composition and functional activity.","container-title":"Gut Microbes","DOI":"10.1080/19490976.2021.1893113","ISSN":"1949-0976","issue":"1","journalAbbreviation":"Gut Microbes","note":"PMID: 33685349\nPMCID: PMC7951961","page":"1893113","source":"PubMed Central","title":"SARS-CoV-2 infection in nonhuman primates alters the composition and functional activity of the gut microbiota","volume":"13","author":[{"family":"Sokol","given":"Harry"},{"family":"Contreras","given":"Vanessa"},{"family":"Maisonnasse","given":"Pauline"},{"family":"Desmons","given":"Aurore"},{"family":"Delache","given":"Benoit"},{"family":"Sencio","given":"Valentin"},{"family":"Machelart","given":"Arnaud"},{"family":"Brisebarre","given":"Angela"},{"family":"Humbert","given":"Lydie"},{"family":"Deryuter","given":"Lucie"},{"family":"Gauliard","given":"Emilie"},{"family":"Heumel","given":"Severine"},{"family":"Rainteau","given":"Dominique"},{"family":"Dereuddre-Bosquet","given":"Nathalie"},{"family":"Menu","given":"Elisabeth"},{"family":"Ho Tsong Fang","given":"Raphael"},{"family":"Lamaziere","given":"Antonin"},{"family":"Brot","given":"Loic"},{"family":"Wahl","given":"Celine"},{"family":"Oeuvray","given":"Cyriane"},{"family":"Rolhion","given":"Nathalie"},{"family":"Van Der Werf","given":"Sylvie"},{"family":"Ferreira","given":"Stéphanie"},{"family":"Le Grand","given":"Roger"},{"family":"Trottein","given":"François"}]}}],"schema":"https://github.com/citation-style-language/schema/raw/master/csl-citation.json"} </w:instrText>
      </w:r>
      <w:r w:rsidR="001C4E16">
        <w:rPr>
          <w:rFonts w:ascii="Arial" w:hAnsi="Arial" w:cs="Arial"/>
          <w:color w:val="000000"/>
          <w:sz w:val="20"/>
          <w:szCs w:val="20"/>
        </w:rPr>
        <w:fldChar w:fldCharType="separate"/>
      </w:r>
      <w:r w:rsidR="008417AC" w:rsidRPr="008417AC">
        <w:rPr>
          <w:rFonts w:ascii="Arial" w:hAnsi="Arial" w:cs="Arial"/>
          <w:sz w:val="20"/>
          <w:szCs w:val="24"/>
          <w:vertAlign w:val="superscript"/>
        </w:rPr>
        <w:t>46</w:t>
      </w:r>
      <w:r w:rsidR="001C4E16">
        <w:rPr>
          <w:rFonts w:ascii="Arial" w:hAnsi="Arial" w:cs="Arial"/>
          <w:color w:val="000000"/>
          <w:sz w:val="20"/>
          <w:szCs w:val="20"/>
        </w:rPr>
        <w:fldChar w:fldCharType="end"/>
      </w:r>
      <w:r w:rsidR="0071648F">
        <w:rPr>
          <w:rFonts w:ascii="Arial" w:hAnsi="Arial" w:cs="Arial"/>
          <w:color w:val="000000"/>
          <w:sz w:val="20"/>
          <w:szCs w:val="20"/>
        </w:rPr>
        <w:t xml:space="preserve">. </w:t>
      </w:r>
      <w:r w:rsidR="00277641">
        <w:rPr>
          <w:rFonts w:ascii="Arial" w:hAnsi="Arial" w:cs="Arial"/>
          <w:color w:val="000000"/>
          <w:sz w:val="20"/>
          <w:szCs w:val="20"/>
        </w:rPr>
        <w:t xml:space="preserve">Several members of </w:t>
      </w:r>
      <w:proofErr w:type="spellStart"/>
      <w:r w:rsidR="00277641" w:rsidRPr="00081169">
        <w:rPr>
          <w:rFonts w:ascii="Arial" w:hAnsi="Arial" w:cs="Arial"/>
          <w:i/>
          <w:color w:val="000000"/>
          <w:sz w:val="20"/>
          <w:szCs w:val="20"/>
          <w:rPrChange w:id="200" w:author="Domink_S" w:date="2024-04-12T09:11:00Z">
            <w:rPr>
              <w:rFonts w:ascii="Arial" w:hAnsi="Arial" w:cs="Arial"/>
              <w:color w:val="000000"/>
              <w:sz w:val="20"/>
              <w:szCs w:val="20"/>
            </w:rPr>
          </w:rPrChange>
        </w:rPr>
        <w:t>Christensenellaceae</w:t>
      </w:r>
      <w:proofErr w:type="spellEnd"/>
      <w:r w:rsidR="00277641">
        <w:rPr>
          <w:rFonts w:ascii="Arial" w:hAnsi="Arial" w:cs="Arial"/>
          <w:color w:val="000000"/>
          <w:sz w:val="20"/>
          <w:szCs w:val="20"/>
        </w:rPr>
        <w:t xml:space="preserve"> are known to benefit host health in humans. </w:t>
      </w:r>
      <w:r w:rsidR="0071648F">
        <w:rPr>
          <w:rFonts w:ascii="Arial" w:hAnsi="Arial" w:cs="Arial"/>
          <w:color w:val="000000"/>
          <w:sz w:val="20"/>
          <w:szCs w:val="20"/>
        </w:rPr>
        <w:t>Our finding raises the possibility of conserved gut microbial responses to similar pathogens across evolutionarily distant host taxa.</w:t>
      </w:r>
      <w:r w:rsidR="00E81979">
        <w:rPr>
          <w:rFonts w:ascii="Arial" w:hAnsi="Arial" w:cs="Arial"/>
          <w:color w:val="000000"/>
          <w:sz w:val="20"/>
          <w:szCs w:val="20"/>
        </w:rPr>
        <w:t xml:space="preserve"> </w:t>
      </w:r>
      <w:r w:rsidR="002015D8">
        <w:rPr>
          <w:rFonts w:ascii="Arial" w:hAnsi="Arial" w:cs="Arial"/>
          <w:sz w:val="20"/>
          <w:szCs w:val="20"/>
        </w:rPr>
        <w:br w:type="page"/>
      </w:r>
    </w:p>
    <w:p w14:paraId="2C5FCD34" w14:textId="423F2817" w:rsidR="0097422E" w:rsidRPr="0097422E" w:rsidRDefault="0097422E">
      <w:pPr>
        <w:rPr>
          <w:rFonts w:ascii="Arial" w:hAnsi="Arial" w:cs="Arial"/>
          <w:b/>
          <w:bCs/>
          <w:sz w:val="20"/>
          <w:szCs w:val="20"/>
        </w:rPr>
      </w:pPr>
      <w:r w:rsidRPr="0097422E">
        <w:rPr>
          <w:rFonts w:ascii="Arial" w:hAnsi="Arial" w:cs="Arial"/>
          <w:b/>
          <w:bCs/>
          <w:sz w:val="20"/>
          <w:szCs w:val="20"/>
        </w:rPr>
        <w:lastRenderedPageBreak/>
        <w:t>References</w:t>
      </w:r>
    </w:p>
    <w:p w14:paraId="20FB542B" w14:textId="77777777" w:rsidR="008417AC" w:rsidRPr="008417AC" w:rsidRDefault="0097422E" w:rsidP="008417AC">
      <w:pPr>
        <w:pStyle w:val="Literaturverzeichnis"/>
        <w:rPr>
          <w:rFonts w:ascii="Calibri" w:hAnsi="Calibri" w:cs="Calibri"/>
          <w:sz w:val="20"/>
          <w:szCs w:val="24"/>
        </w:rPr>
      </w:pPr>
      <w:r>
        <w:fldChar w:fldCharType="begin"/>
      </w:r>
      <w:r w:rsidR="008417AC">
        <w:instrText xml:space="preserve"> ADDIN ZOTERO_BIBL {"uncited":[],"omitted":[],"custom":[]} CSL_BIBLIOGRAPHY </w:instrText>
      </w:r>
      <w:r>
        <w:fldChar w:fldCharType="separate"/>
      </w:r>
      <w:r w:rsidR="008417AC" w:rsidRPr="008417AC">
        <w:rPr>
          <w:rFonts w:ascii="Calibri" w:hAnsi="Calibri" w:cs="Calibri"/>
          <w:sz w:val="20"/>
          <w:szCs w:val="24"/>
        </w:rPr>
        <w:t>1.</w:t>
      </w:r>
      <w:r w:rsidR="008417AC" w:rsidRPr="008417AC">
        <w:rPr>
          <w:rFonts w:ascii="Calibri" w:hAnsi="Calibri" w:cs="Calibri"/>
          <w:sz w:val="20"/>
          <w:szCs w:val="24"/>
        </w:rPr>
        <w:tab/>
        <w:t xml:space="preserve">Meyer, M. et al. </w:t>
      </w:r>
      <w:r w:rsidR="008417AC" w:rsidRPr="008417AC">
        <w:rPr>
          <w:rFonts w:ascii="Calibri" w:hAnsi="Calibri" w:cs="Calibri"/>
          <w:i/>
          <w:iCs/>
          <w:sz w:val="20"/>
          <w:szCs w:val="24"/>
        </w:rPr>
        <w:t xml:space="preserve">Nat </w:t>
      </w:r>
      <w:proofErr w:type="spellStart"/>
      <w:r w:rsidR="008417AC" w:rsidRPr="008417AC">
        <w:rPr>
          <w:rFonts w:ascii="Calibri" w:hAnsi="Calibri" w:cs="Calibri"/>
          <w:i/>
          <w:iCs/>
          <w:sz w:val="20"/>
          <w:szCs w:val="24"/>
        </w:rPr>
        <w:t>Commun</w:t>
      </w:r>
      <w:proofErr w:type="spellEnd"/>
      <w:r w:rsidR="008417AC" w:rsidRPr="008417AC">
        <w:rPr>
          <w:rFonts w:ascii="Calibri" w:hAnsi="Calibri" w:cs="Calibri"/>
          <w:sz w:val="20"/>
          <w:szCs w:val="24"/>
        </w:rPr>
        <w:t xml:space="preserve"> </w:t>
      </w:r>
      <w:r w:rsidR="008417AC" w:rsidRPr="008417AC">
        <w:rPr>
          <w:rFonts w:ascii="Calibri" w:hAnsi="Calibri" w:cs="Calibri"/>
          <w:b/>
          <w:bCs/>
          <w:sz w:val="20"/>
          <w:szCs w:val="24"/>
        </w:rPr>
        <w:t>15</w:t>
      </w:r>
      <w:r w:rsidR="008417AC" w:rsidRPr="008417AC">
        <w:rPr>
          <w:rFonts w:ascii="Calibri" w:hAnsi="Calibri" w:cs="Calibri"/>
          <w:sz w:val="20"/>
          <w:szCs w:val="24"/>
        </w:rPr>
        <w:t>, 2887 (2024).</w:t>
      </w:r>
    </w:p>
    <w:p w14:paraId="64D8C09F"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2.</w:t>
      </w:r>
      <w:r w:rsidRPr="008417AC">
        <w:rPr>
          <w:rFonts w:ascii="Calibri" w:hAnsi="Calibri" w:cs="Calibri"/>
          <w:sz w:val="20"/>
          <w:szCs w:val="24"/>
        </w:rPr>
        <w:tab/>
        <w:t xml:space="preserve">Schmid, D.W. et al. </w:t>
      </w:r>
      <w:r w:rsidRPr="008417AC">
        <w:rPr>
          <w:rFonts w:ascii="Calibri" w:hAnsi="Calibri" w:cs="Calibri"/>
          <w:i/>
          <w:iCs/>
          <w:sz w:val="20"/>
          <w:szCs w:val="24"/>
        </w:rPr>
        <w:t>Molecular Ecology</w:t>
      </w:r>
      <w:r w:rsidRPr="008417AC">
        <w:rPr>
          <w:rFonts w:ascii="Calibri" w:hAnsi="Calibri" w:cs="Calibri"/>
          <w:sz w:val="20"/>
          <w:szCs w:val="24"/>
        </w:rPr>
        <w:t xml:space="preserve"> </w:t>
      </w:r>
      <w:r w:rsidRPr="008417AC">
        <w:rPr>
          <w:rFonts w:ascii="Calibri" w:hAnsi="Calibri" w:cs="Calibri"/>
          <w:b/>
          <w:bCs/>
          <w:sz w:val="20"/>
          <w:szCs w:val="24"/>
        </w:rPr>
        <w:t>32</w:t>
      </w:r>
      <w:r w:rsidRPr="008417AC">
        <w:rPr>
          <w:rFonts w:ascii="Calibri" w:hAnsi="Calibri" w:cs="Calibri"/>
          <w:sz w:val="20"/>
          <w:szCs w:val="24"/>
        </w:rPr>
        <w:t>, 3989–4002 (2023).</w:t>
      </w:r>
    </w:p>
    <w:p w14:paraId="6A628D25"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3.</w:t>
      </w:r>
      <w:r w:rsidRPr="008417AC">
        <w:rPr>
          <w:rFonts w:ascii="Calibri" w:hAnsi="Calibri" w:cs="Calibri"/>
          <w:sz w:val="20"/>
          <w:szCs w:val="24"/>
        </w:rPr>
        <w:tab/>
        <w:t xml:space="preserve">Vallo, P., </w:t>
      </w:r>
      <w:proofErr w:type="spellStart"/>
      <w:r w:rsidRPr="008417AC">
        <w:rPr>
          <w:rFonts w:ascii="Calibri" w:hAnsi="Calibri" w:cs="Calibri"/>
          <w:sz w:val="20"/>
          <w:szCs w:val="24"/>
        </w:rPr>
        <w:t>Guillén-Servent</w:t>
      </w:r>
      <w:proofErr w:type="spellEnd"/>
      <w:r w:rsidRPr="008417AC">
        <w:rPr>
          <w:rFonts w:ascii="Calibri" w:hAnsi="Calibri" w:cs="Calibri"/>
          <w:sz w:val="20"/>
          <w:szCs w:val="24"/>
        </w:rPr>
        <w:t xml:space="preserve">, A., Benda, P., Pires, D.B. &amp; </w:t>
      </w:r>
      <w:proofErr w:type="spellStart"/>
      <w:r w:rsidRPr="008417AC">
        <w:rPr>
          <w:rFonts w:ascii="Calibri" w:hAnsi="Calibri" w:cs="Calibri"/>
          <w:sz w:val="20"/>
          <w:szCs w:val="24"/>
        </w:rPr>
        <w:t>Koubek</w:t>
      </w:r>
      <w:proofErr w:type="spellEnd"/>
      <w:r w:rsidRPr="008417AC">
        <w:rPr>
          <w:rFonts w:ascii="Calibri" w:hAnsi="Calibri" w:cs="Calibri"/>
          <w:sz w:val="20"/>
          <w:szCs w:val="24"/>
        </w:rPr>
        <w:t xml:space="preserve">, P. </w:t>
      </w:r>
      <w:r w:rsidRPr="008417AC">
        <w:rPr>
          <w:rFonts w:ascii="Calibri" w:hAnsi="Calibri" w:cs="Calibri"/>
          <w:i/>
          <w:iCs/>
          <w:sz w:val="20"/>
          <w:szCs w:val="24"/>
        </w:rPr>
        <w:t>acta</w:t>
      </w:r>
      <w:r w:rsidRPr="008417AC">
        <w:rPr>
          <w:rFonts w:ascii="Calibri" w:hAnsi="Calibri" w:cs="Calibri"/>
          <w:sz w:val="20"/>
          <w:szCs w:val="24"/>
        </w:rPr>
        <w:t xml:space="preserve"> </w:t>
      </w:r>
      <w:r w:rsidRPr="008417AC">
        <w:rPr>
          <w:rFonts w:ascii="Calibri" w:hAnsi="Calibri" w:cs="Calibri"/>
          <w:b/>
          <w:bCs/>
          <w:sz w:val="20"/>
          <w:szCs w:val="24"/>
        </w:rPr>
        <w:t>10</w:t>
      </w:r>
      <w:r w:rsidRPr="008417AC">
        <w:rPr>
          <w:rFonts w:ascii="Calibri" w:hAnsi="Calibri" w:cs="Calibri"/>
          <w:sz w:val="20"/>
          <w:szCs w:val="24"/>
        </w:rPr>
        <w:t>, 193–206 (2008).</w:t>
      </w:r>
    </w:p>
    <w:p w14:paraId="61CDA82B"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4.</w:t>
      </w:r>
      <w:r w:rsidRPr="008417AC">
        <w:rPr>
          <w:rFonts w:ascii="Calibri" w:hAnsi="Calibri" w:cs="Calibri"/>
          <w:sz w:val="20"/>
          <w:szCs w:val="24"/>
        </w:rPr>
        <w:tab/>
        <w:t xml:space="preserve">Corman, V.M. et al. </w:t>
      </w:r>
      <w:r w:rsidRPr="008417AC">
        <w:rPr>
          <w:rFonts w:ascii="Calibri" w:hAnsi="Calibri" w:cs="Calibri"/>
          <w:i/>
          <w:iCs/>
          <w:sz w:val="20"/>
          <w:szCs w:val="24"/>
        </w:rPr>
        <w:t xml:space="preserve">J </w:t>
      </w:r>
      <w:proofErr w:type="spellStart"/>
      <w:r w:rsidRPr="008417AC">
        <w:rPr>
          <w:rFonts w:ascii="Calibri" w:hAnsi="Calibri" w:cs="Calibri"/>
          <w:i/>
          <w:iCs/>
          <w:sz w:val="20"/>
          <w:szCs w:val="24"/>
        </w:rPr>
        <w:t>Virol</w:t>
      </w:r>
      <w:proofErr w:type="spellEnd"/>
      <w:r w:rsidRPr="008417AC">
        <w:rPr>
          <w:rFonts w:ascii="Calibri" w:hAnsi="Calibri" w:cs="Calibri"/>
          <w:sz w:val="20"/>
          <w:szCs w:val="24"/>
        </w:rPr>
        <w:t xml:space="preserve"> </w:t>
      </w:r>
      <w:r w:rsidRPr="008417AC">
        <w:rPr>
          <w:rFonts w:ascii="Calibri" w:hAnsi="Calibri" w:cs="Calibri"/>
          <w:b/>
          <w:bCs/>
          <w:sz w:val="20"/>
          <w:szCs w:val="24"/>
        </w:rPr>
        <w:t>89</w:t>
      </w:r>
      <w:r w:rsidRPr="008417AC">
        <w:rPr>
          <w:rFonts w:ascii="Calibri" w:hAnsi="Calibri" w:cs="Calibri"/>
          <w:sz w:val="20"/>
          <w:szCs w:val="24"/>
        </w:rPr>
        <w:t>, 11858–11870 (2015).</w:t>
      </w:r>
    </w:p>
    <w:p w14:paraId="29B970C2"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5.</w:t>
      </w:r>
      <w:r w:rsidRPr="008417AC">
        <w:rPr>
          <w:rFonts w:ascii="Calibri" w:hAnsi="Calibri" w:cs="Calibri"/>
          <w:sz w:val="20"/>
          <w:szCs w:val="24"/>
        </w:rPr>
        <w:tab/>
      </w:r>
      <w:proofErr w:type="spellStart"/>
      <w:r w:rsidRPr="008417AC">
        <w:rPr>
          <w:rFonts w:ascii="Calibri" w:hAnsi="Calibri" w:cs="Calibri"/>
          <w:sz w:val="20"/>
          <w:szCs w:val="24"/>
        </w:rPr>
        <w:t>Pfefferle</w:t>
      </w:r>
      <w:proofErr w:type="spellEnd"/>
      <w:r w:rsidRPr="008417AC">
        <w:rPr>
          <w:rFonts w:ascii="Calibri" w:hAnsi="Calibri" w:cs="Calibri"/>
          <w:sz w:val="20"/>
          <w:szCs w:val="24"/>
        </w:rPr>
        <w:t xml:space="preserve">, S. et al. </w:t>
      </w:r>
      <w:proofErr w:type="spellStart"/>
      <w:r w:rsidRPr="008417AC">
        <w:rPr>
          <w:rFonts w:ascii="Calibri" w:hAnsi="Calibri" w:cs="Calibri"/>
          <w:i/>
          <w:iCs/>
          <w:sz w:val="20"/>
          <w:szCs w:val="24"/>
        </w:rPr>
        <w:t>Emerg</w:t>
      </w:r>
      <w:proofErr w:type="spellEnd"/>
      <w:r w:rsidRPr="008417AC">
        <w:rPr>
          <w:rFonts w:ascii="Calibri" w:hAnsi="Calibri" w:cs="Calibri"/>
          <w:i/>
          <w:iCs/>
          <w:sz w:val="20"/>
          <w:szCs w:val="24"/>
        </w:rPr>
        <w:t xml:space="preserve"> Infect Dis</w:t>
      </w:r>
      <w:r w:rsidRPr="008417AC">
        <w:rPr>
          <w:rFonts w:ascii="Calibri" w:hAnsi="Calibri" w:cs="Calibri"/>
          <w:sz w:val="20"/>
          <w:szCs w:val="24"/>
        </w:rPr>
        <w:t xml:space="preserve"> </w:t>
      </w:r>
      <w:r w:rsidRPr="008417AC">
        <w:rPr>
          <w:rFonts w:ascii="Calibri" w:hAnsi="Calibri" w:cs="Calibri"/>
          <w:b/>
          <w:bCs/>
          <w:sz w:val="20"/>
          <w:szCs w:val="24"/>
        </w:rPr>
        <w:t>15</w:t>
      </w:r>
      <w:r w:rsidRPr="008417AC">
        <w:rPr>
          <w:rFonts w:ascii="Calibri" w:hAnsi="Calibri" w:cs="Calibri"/>
          <w:sz w:val="20"/>
          <w:szCs w:val="24"/>
        </w:rPr>
        <w:t>, 1377–1384 (2009).</w:t>
      </w:r>
    </w:p>
    <w:p w14:paraId="4A2794F9"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6.</w:t>
      </w:r>
      <w:r w:rsidRPr="008417AC">
        <w:rPr>
          <w:rFonts w:ascii="Calibri" w:hAnsi="Calibri" w:cs="Calibri"/>
          <w:sz w:val="20"/>
          <w:szCs w:val="24"/>
        </w:rPr>
        <w:tab/>
        <w:t xml:space="preserve">Annan, A. et al. </w:t>
      </w:r>
      <w:proofErr w:type="spellStart"/>
      <w:r w:rsidRPr="008417AC">
        <w:rPr>
          <w:rFonts w:ascii="Calibri" w:hAnsi="Calibri" w:cs="Calibri"/>
          <w:i/>
          <w:iCs/>
          <w:sz w:val="20"/>
          <w:szCs w:val="24"/>
        </w:rPr>
        <w:t>Emerg</w:t>
      </w:r>
      <w:proofErr w:type="spellEnd"/>
      <w:r w:rsidRPr="008417AC">
        <w:rPr>
          <w:rFonts w:ascii="Calibri" w:hAnsi="Calibri" w:cs="Calibri"/>
          <w:i/>
          <w:iCs/>
          <w:sz w:val="20"/>
          <w:szCs w:val="24"/>
        </w:rPr>
        <w:t xml:space="preserve"> Infect Dis</w:t>
      </w:r>
      <w:r w:rsidRPr="008417AC">
        <w:rPr>
          <w:rFonts w:ascii="Calibri" w:hAnsi="Calibri" w:cs="Calibri"/>
          <w:sz w:val="20"/>
          <w:szCs w:val="24"/>
        </w:rPr>
        <w:t xml:space="preserve"> </w:t>
      </w:r>
      <w:r w:rsidRPr="008417AC">
        <w:rPr>
          <w:rFonts w:ascii="Calibri" w:hAnsi="Calibri" w:cs="Calibri"/>
          <w:b/>
          <w:bCs/>
          <w:sz w:val="20"/>
          <w:szCs w:val="24"/>
        </w:rPr>
        <w:t>19</w:t>
      </w:r>
      <w:r w:rsidRPr="008417AC">
        <w:rPr>
          <w:rFonts w:ascii="Calibri" w:hAnsi="Calibri" w:cs="Calibri"/>
          <w:sz w:val="20"/>
          <w:szCs w:val="24"/>
        </w:rPr>
        <w:t>, 456–459 (2013).</w:t>
      </w:r>
    </w:p>
    <w:p w14:paraId="6B8AEDC5"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7.</w:t>
      </w:r>
      <w:r w:rsidRPr="008417AC">
        <w:rPr>
          <w:rFonts w:ascii="Calibri" w:hAnsi="Calibri" w:cs="Calibri"/>
          <w:sz w:val="20"/>
          <w:szCs w:val="24"/>
        </w:rPr>
        <w:tab/>
      </w:r>
      <w:proofErr w:type="spellStart"/>
      <w:r w:rsidRPr="008417AC">
        <w:rPr>
          <w:rFonts w:ascii="Calibri" w:hAnsi="Calibri" w:cs="Calibri"/>
          <w:sz w:val="20"/>
          <w:szCs w:val="24"/>
        </w:rPr>
        <w:t>Caporaso</w:t>
      </w:r>
      <w:proofErr w:type="spellEnd"/>
      <w:r w:rsidRPr="008417AC">
        <w:rPr>
          <w:rFonts w:ascii="Calibri" w:hAnsi="Calibri" w:cs="Calibri"/>
          <w:sz w:val="20"/>
          <w:szCs w:val="24"/>
        </w:rPr>
        <w:t xml:space="preserve">, J.G. et al. </w:t>
      </w:r>
      <w:r w:rsidRPr="008417AC">
        <w:rPr>
          <w:rFonts w:ascii="Calibri" w:hAnsi="Calibri" w:cs="Calibri"/>
          <w:i/>
          <w:iCs/>
          <w:sz w:val="20"/>
          <w:szCs w:val="24"/>
        </w:rPr>
        <w:t>Proceedings of the National Academy of Sciences</w:t>
      </w:r>
      <w:r w:rsidRPr="008417AC">
        <w:rPr>
          <w:rFonts w:ascii="Calibri" w:hAnsi="Calibri" w:cs="Calibri"/>
          <w:sz w:val="20"/>
          <w:szCs w:val="24"/>
        </w:rPr>
        <w:t xml:space="preserve"> </w:t>
      </w:r>
      <w:r w:rsidRPr="008417AC">
        <w:rPr>
          <w:rFonts w:ascii="Calibri" w:hAnsi="Calibri" w:cs="Calibri"/>
          <w:b/>
          <w:bCs/>
          <w:sz w:val="20"/>
          <w:szCs w:val="24"/>
        </w:rPr>
        <w:t>108</w:t>
      </w:r>
      <w:r w:rsidRPr="008417AC">
        <w:rPr>
          <w:rFonts w:ascii="Calibri" w:hAnsi="Calibri" w:cs="Calibri"/>
          <w:sz w:val="20"/>
          <w:szCs w:val="24"/>
        </w:rPr>
        <w:t>, 4516–4522 (2011).</w:t>
      </w:r>
    </w:p>
    <w:p w14:paraId="4BD08C30" w14:textId="77777777" w:rsidR="008417AC" w:rsidRPr="008417AC" w:rsidRDefault="008417AC" w:rsidP="008417AC">
      <w:pPr>
        <w:pStyle w:val="Literaturverzeichnis"/>
        <w:rPr>
          <w:rFonts w:ascii="Calibri" w:hAnsi="Calibri" w:cs="Calibri"/>
          <w:sz w:val="20"/>
          <w:szCs w:val="24"/>
          <w:lang w:val="de-DE"/>
          <w:rPrChange w:id="201" w:author="Domink_S" w:date="2024-04-22T06:42:00Z">
            <w:rPr>
              <w:rFonts w:ascii="Calibri" w:hAnsi="Calibri" w:cs="Calibri"/>
              <w:sz w:val="20"/>
              <w:szCs w:val="24"/>
            </w:rPr>
          </w:rPrChange>
        </w:rPr>
      </w:pPr>
      <w:r w:rsidRPr="008417AC">
        <w:rPr>
          <w:rFonts w:ascii="Calibri" w:hAnsi="Calibri" w:cs="Calibri"/>
          <w:sz w:val="20"/>
          <w:szCs w:val="24"/>
          <w:lang w:val="de-DE"/>
          <w:rPrChange w:id="202" w:author="Domink_S" w:date="2024-04-22T06:42:00Z">
            <w:rPr>
              <w:rFonts w:ascii="Calibri" w:hAnsi="Calibri" w:cs="Calibri"/>
              <w:sz w:val="20"/>
              <w:szCs w:val="24"/>
            </w:rPr>
          </w:rPrChange>
        </w:rPr>
        <w:t>8.</w:t>
      </w:r>
      <w:r w:rsidRPr="008417AC">
        <w:rPr>
          <w:rFonts w:ascii="Calibri" w:hAnsi="Calibri" w:cs="Calibri"/>
          <w:sz w:val="20"/>
          <w:szCs w:val="24"/>
          <w:lang w:val="de-DE"/>
          <w:rPrChange w:id="203" w:author="Domink_S" w:date="2024-04-22T06:42:00Z">
            <w:rPr>
              <w:rFonts w:ascii="Calibri" w:hAnsi="Calibri" w:cs="Calibri"/>
              <w:sz w:val="20"/>
              <w:szCs w:val="24"/>
            </w:rPr>
          </w:rPrChange>
        </w:rPr>
        <w:tab/>
      </w:r>
      <w:proofErr w:type="spellStart"/>
      <w:r w:rsidRPr="008417AC">
        <w:rPr>
          <w:rFonts w:ascii="Calibri" w:hAnsi="Calibri" w:cs="Calibri"/>
          <w:sz w:val="20"/>
          <w:szCs w:val="24"/>
          <w:lang w:val="de-DE"/>
          <w:rPrChange w:id="204" w:author="Domink_S" w:date="2024-04-22T06:42:00Z">
            <w:rPr>
              <w:rFonts w:ascii="Calibri" w:hAnsi="Calibri" w:cs="Calibri"/>
              <w:sz w:val="20"/>
              <w:szCs w:val="24"/>
            </w:rPr>
          </w:rPrChange>
        </w:rPr>
        <w:t>Bolyen</w:t>
      </w:r>
      <w:proofErr w:type="spellEnd"/>
      <w:r w:rsidRPr="008417AC">
        <w:rPr>
          <w:rFonts w:ascii="Calibri" w:hAnsi="Calibri" w:cs="Calibri"/>
          <w:sz w:val="20"/>
          <w:szCs w:val="24"/>
          <w:lang w:val="de-DE"/>
          <w:rPrChange w:id="205" w:author="Domink_S" w:date="2024-04-22T06:42:00Z">
            <w:rPr>
              <w:rFonts w:ascii="Calibri" w:hAnsi="Calibri" w:cs="Calibri"/>
              <w:sz w:val="20"/>
              <w:szCs w:val="24"/>
            </w:rPr>
          </w:rPrChange>
        </w:rPr>
        <w:t xml:space="preserve">, E. et al. </w:t>
      </w:r>
      <w:r w:rsidRPr="008417AC">
        <w:rPr>
          <w:rFonts w:ascii="Calibri" w:hAnsi="Calibri" w:cs="Calibri"/>
          <w:i/>
          <w:iCs/>
          <w:sz w:val="20"/>
          <w:szCs w:val="24"/>
          <w:lang w:val="de-DE"/>
          <w:rPrChange w:id="206" w:author="Domink_S" w:date="2024-04-22T06:42:00Z">
            <w:rPr>
              <w:rFonts w:ascii="Calibri" w:hAnsi="Calibri" w:cs="Calibri"/>
              <w:i/>
              <w:iCs/>
              <w:sz w:val="20"/>
              <w:szCs w:val="24"/>
            </w:rPr>
          </w:rPrChange>
        </w:rPr>
        <w:t xml:space="preserve">Nat </w:t>
      </w:r>
      <w:proofErr w:type="spellStart"/>
      <w:r w:rsidRPr="008417AC">
        <w:rPr>
          <w:rFonts w:ascii="Calibri" w:hAnsi="Calibri" w:cs="Calibri"/>
          <w:i/>
          <w:iCs/>
          <w:sz w:val="20"/>
          <w:szCs w:val="24"/>
          <w:lang w:val="de-DE"/>
          <w:rPrChange w:id="207" w:author="Domink_S" w:date="2024-04-22T06:42:00Z">
            <w:rPr>
              <w:rFonts w:ascii="Calibri" w:hAnsi="Calibri" w:cs="Calibri"/>
              <w:i/>
              <w:iCs/>
              <w:sz w:val="20"/>
              <w:szCs w:val="24"/>
            </w:rPr>
          </w:rPrChange>
        </w:rPr>
        <w:t>Biotechnol</w:t>
      </w:r>
      <w:proofErr w:type="spellEnd"/>
      <w:r w:rsidRPr="008417AC">
        <w:rPr>
          <w:rFonts w:ascii="Calibri" w:hAnsi="Calibri" w:cs="Calibri"/>
          <w:sz w:val="20"/>
          <w:szCs w:val="24"/>
          <w:lang w:val="de-DE"/>
          <w:rPrChange w:id="208" w:author="Domink_S" w:date="2024-04-22T06:42:00Z">
            <w:rPr>
              <w:rFonts w:ascii="Calibri" w:hAnsi="Calibri" w:cs="Calibri"/>
              <w:sz w:val="20"/>
              <w:szCs w:val="24"/>
            </w:rPr>
          </w:rPrChange>
        </w:rPr>
        <w:t xml:space="preserve"> </w:t>
      </w:r>
      <w:r w:rsidRPr="008417AC">
        <w:rPr>
          <w:rFonts w:ascii="Calibri" w:hAnsi="Calibri" w:cs="Calibri"/>
          <w:b/>
          <w:bCs/>
          <w:sz w:val="20"/>
          <w:szCs w:val="24"/>
          <w:lang w:val="de-DE"/>
          <w:rPrChange w:id="209" w:author="Domink_S" w:date="2024-04-22T06:42:00Z">
            <w:rPr>
              <w:rFonts w:ascii="Calibri" w:hAnsi="Calibri" w:cs="Calibri"/>
              <w:b/>
              <w:bCs/>
              <w:sz w:val="20"/>
              <w:szCs w:val="24"/>
            </w:rPr>
          </w:rPrChange>
        </w:rPr>
        <w:t>37</w:t>
      </w:r>
      <w:r w:rsidRPr="008417AC">
        <w:rPr>
          <w:rFonts w:ascii="Calibri" w:hAnsi="Calibri" w:cs="Calibri"/>
          <w:sz w:val="20"/>
          <w:szCs w:val="24"/>
          <w:lang w:val="de-DE"/>
          <w:rPrChange w:id="210" w:author="Domink_S" w:date="2024-04-22T06:42:00Z">
            <w:rPr>
              <w:rFonts w:ascii="Calibri" w:hAnsi="Calibri" w:cs="Calibri"/>
              <w:sz w:val="20"/>
              <w:szCs w:val="24"/>
            </w:rPr>
          </w:rPrChange>
        </w:rPr>
        <w:t>, 852–857 (2019).</w:t>
      </w:r>
    </w:p>
    <w:p w14:paraId="1A9EDD63"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9.</w:t>
      </w:r>
      <w:r w:rsidRPr="008417AC">
        <w:rPr>
          <w:rFonts w:ascii="Calibri" w:hAnsi="Calibri" w:cs="Calibri"/>
          <w:sz w:val="20"/>
          <w:szCs w:val="24"/>
        </w:rPr>
        <w:tab/>
        <w:t xml:space="preserve">Callahan, B.J. et al. </w:t>
      </w:r>
      <w:r w:rsidRPr="008417AC">
        <w:rPr>
          <w:rFonts w:ascii="Calibri" w:hAnsi="Calibri" w:cs="Calibri"/>
          <w:i/>
          <w:iCs/>
          <w:sz w:val="20"/>
          <w:szCs w:val="24"/>
        </w:rPr>
        <w:t>Nat Methods</w:t>
      </w:r>
      <w:r w:rsidRPr="008417AC">
        <w:rPr>
          <w:rFonts w:ascii="Calibri" w:hAnsi="Calibri" w:cs="Calibri"/>
          <w:sz w:val="20"/>
          <w:szCs w:val="24"/>
        </w:rPr>
        <w:t xml:space="preserve"> </w:t>
      </w:r>
      <w:r w:rsidRPr="008417AC">
        <w:rPr>
          <w:rFonts w:ascii="Calibri" w:hAnsi="Calibri" w:cs="Calibri"/>
          <w:b/>
          <w:bCs/>
          <w:sz w:val="20"/>
          <w:szCs w:val="24"/>
        </w:rPr>
        <w:t>13</w:t>
      </w:r>
      <w:r w:rsidRPr="008417AC">
        <w:rPr>
          <w:rFonts w:ascii="Calibri" w:hAnsi="Calibri" w:cs="Calibri"/>
          <w:sz w:val="20"/>
          <w:szCs w:val="24"/>
        </w:rPr>
        <w:t>, 581–583 (2016).</w:t>
      </w:r>
    </w:p>
    <w:p w14:paraId="5B9FF189"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10.</w:t>
      </w:r>
      <w:r w:rsidRPr="008417AC">
        <w:rPr>
          <w:rFonts w:ascii="Calibri" w:hAnsi="Calibri" w:cs="Calibri"/>
          <w:sz w:val="20"/>
          <w:szCs w:val="24"/>
        </w:rPr>
        <w:tab/>
        <w:t xml:space="preserve">Quast, C. et al. </w:t>
      </w:r>
      <w:r w:rsidRPr="008417AC">
        <w:rPr>
          <w:rFonts w:ascii="Calibri" w:hAnsi="Calibri" w:cs="Calibri"/>
          <w:i/>
          <w:iCs/>
          <w:sz w:val="20"/>
          <w:szCs w:val="24"/>
        </w:rPr>
        <w:t>Nucleic Acids Research</w:t>
      </w:r>
      <w:r w:rsidRPr="008417AC">
        <w:rPr>
          <w:rFonts w:ascii="Calibri" w:hAnsi="Calibri" w:cs="Calibri"/>
          <w:sz w:val="20"/>
          <w:szCs w:val="24"/>
        </w:rPr>
        <w:t xml:space="preserve"> </w:t>
      </w:r>
      <w:r w:rsidRPr="008417AC">
        <w:rPr>
          <w:rFonts w:ascii="Calibri" w:hAnsi="Calibri" w:cs="Calibri"/>
          <w:b/>
          <w:bCs/>
          <w:sz w:val="20"/>
          <w:szCs w:val="24"/>
        </w:rPr>
        <w:t>41</w:t>
      </w:r>
      <w:r w:rsidRPr="008417AC">
        <w:rPr>
          <w:rFonts w:ascii="Calibri" w:hAnsi="Calibri" w:cs="Calibri"/>
          <w:sz w:val="20"/>
          <w:szCs w:val="24"/>
        </w:rPr>
        <w:t>, D590–D596 (2012).</w:t>
      </w:r>
    </w:p>
    <w:p w14:paraId="2201F50E"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11.</w:t>
      </w:r>
      <w:r w:rsidRPr="008417AC">
        <w:rPr>
          <w:rFonts w:ascii="Calibri" w:hAnsi="Calibri" w:cs="Calibri"/>
          <w:sz w:val="20"/>
          <w:szCs w:val="24"/>
        </w:rPr>
        <w:tab/>
      </w:r>
      <w:proofErr w:type="spellStart"/>
      <w:r w:rsidRPr="008417AC">
        <w:rPr>
          <w:rFonts w:ascii="Calibri" w:hAnsi="Calibri" w:cs="Calibri"/>
          <w:sz w:val="20"/>
          <w:szCs w:val="24"/>
        </w:rPr>
        <w:t>Katoh</w:t>
      </w:r>
      <w:proofErr w:type="spellEnd"/>
      <w:r w:rsidRPr="008417AC">
        <w:rPr>
          <w:rFonts w:ascii="Calibri" w:hAnsi="Calibri" w:cs="Calibri"/>
          <w:sz w:val="20"/>
          <w:szCs w:val="24"/>
        </w:rPr>
        <w:t xml:space="preserve">, K. &amp; </w:t>
      </w:r>
      <w:proofErr w:type="spellStart"/>
      <w:r w:rsidRPr="008417AC">
        <w:rPr>
          <w:rFonts w:ascii="Calibri" w:hAnsi="Calibri" w:cs="Calibri"/>
          <w:sz w:val="20"/>
          <w:szCs w:val="24"/>
        </w:rPr>
        <w:t>Standley</w:t>
      </w:r>
      <w:proofErr w:type="spellEnd"/>
      <w:r w:rsidRPr="008417AC">
        <w:rPr>
          <w:rFonts w:ascii="Calibri" w:hAnsi="Calibri" w:cs="Calibri"/>
          <w:sz w:val="20"/>
          <w:szCs w:val="24"/>
        </w:rPr>
        <w:t xml:space="preserve">, D.M. </w:t>
      </w:r>
      <w:r w:rsidRPr="008417AC">
        <w:rPr>
          <w:rFonts w:ascii="Calibri" w:hAnsi="Calibri" w:cs="Calibri"/>
          <w:i/>
          <w:iCs/>
          <w:sz w:val="20"/>
          <w:szCs w:val="24"/>
        </w:rPr>
        <w:t>Molecular Biology and Evolution</w:t>
      </w:r>
      <w:r w:rsidRPr="008417AC">
        <w:rPr>
          <w:rFonts w:ascii="Calibri" w:hAnsi="Calibri" w:cs="Calibri"/>
          <w:sz w:val="20"/>
          <w:szCs w:val="24"/>
        </w:rPr>
        <w:t xml:space="preserve"> </w:t>
      </w:r>
      <w:r w:rsidRPr="008417AC">
        <w:rPr>
          <w:rFonts w:ascii="Calibri" w:hAnsi="Calibri" w:cs="Calibri"/>
          <w:b/>
          <w:bCs/>
          <w:sz w:val="20"/>
          <w:szCs w:val="24"/>
        </w:rPr>
        <w:t>30</w:t>
      </w:r>
      <w:r w:rsidRPr="008417AC">
        <w:rPr>
          <w:rFonts w:ascii="Calibri" w:hAnsi="Calibri" w:cs="Calibri"/>
          <w:sz w:val="20"/>
          <w:szCs w:val="24"/>
        </w:rPr>
        <w:t>, 772–780 (2013).</w:t>
      </w:r>
    </w:p>
    <w:p w14:paraId="4022DD39"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12.</w:t>
      </w:r>
      <w:r w:rsidRPr="008417AC">
        <w:rPr>
          <w:rFonts w:ascii="Calibri" w:hAnsi="Calibri" w:cs="Calibri"/>
          <w:sz w:val="20"/>
          <w:szCs w:val="24"/>
        </w:rPr>
        <w:tab/>
        <w:t xml:space="preserve">Price, M.N., Dehal, P.S. &amp; Arkin, A.P. </w:t>
      </w:r>
      <w:proofErr w:type="spellStart"/>
      <w:r w:rsidRPr="008417AC">
        <w:rPr>
          <w:rFonts w:ascii="Calibri" w:hAnsi="Calibri" w:cs="Calibri"/>
          <w:i/>
          <w:iCs/>
          <w:sz w:val="20"/>
          <w:szCs w:val="24"/>
        </w:rPr>
        <w:t>PLoS</w:t>
      </w:r>
      <w:proofErr w:type="spellEnd"/>
      <w:r w:rsidRPr="008417AC">
        <w:rPr>
          <w:rFonts w:ascii="Calibri" w:hAnsi="Calibri" w:cs="Calibri"/>
          <w:i/>
          <w:iCs/>
          <w:sz w:val="20"/>
          <w:szCs w:val="24"/>
        </w:rPr>
        <w:t xml:space="preserve"> ONE</w:t>
      </w:r>
      <w:r w:rsidRPr="008417AC">
        <w:rPr>
          <w:rFonts w:ascii="Calibri" w:hAnsi="Calibri" w:cs="Calibri"/>
          <w:sz w:val="20"/>
          <w:szCs w:val="24"/>
        </w:rPr>
        <w:t xml:space="preserve"> </w:t>
      </w:r>
      <w:r w:rsidRPr="008417AC">
        <w:rPr>
          <w:rFonts w:ascii="Calibri" w:hAnsi="Calibri" w:cs="Calibri"/>
          <w:b/>
          <w:bCs/>
          <w:sz w:val="20"/>
          <w:szCs w:val="24"/>
        </w:rPr>
        <w:t>5</w:t>
      </w:r>
      <w:r w:rsidRPr="008417AC">
        <w:rPr>
          <w:rFonts w:ascii="Calibri" w:hAnsi="Calibri" w:cs="Calibri"/>
          <w:sz w:val="20"/>
          <w:szCs w:val="24"/>
        </w:rPr>
        <w:t>, e9490 (2010).</w:t>
      </w:r>
    </w:p>
    <w:p w14:paraId="148DA3F5"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13.</w:t>
      </w:r>
      <w:r w:rsidRPr="008417AC">
        <w:rPr>
          <w:rFonts w:ascii="Calibri" w:hAnsi="Calibri" w:cs="Calibri"/>
          <w:sz w:val="20"/>
          <w:szCs w:val="24"/>
        </w:rPr>
        <w:tab/>
      </w:r>
      <w:proofErr w:type="spellStart"/>
      <w:r w:rsidRPr="008417AC">
        <w:rPr>
          <w:rFonts w:ascii="Calibri" w:hAnsi="Calibri" w:cs="Calibri"/>
          <w:sz w:val="20"/>
          <w:szCs w:val="24"/>
        </w:rPr>
        <w:t>Huson</w:t>
      </w:r>
      <w:proofErr w:type="spellEnd"/>
      <w:r w:rsidRPr="008417AC">
        <w:rPr>
          <w:rFonts w:ascii="Calibri" w:hAnsi="Calibri" w:cs="Calibri"/>
          <w:sz w:val="20"/>
          <w:szCs w:val="24"/>
        </w:rPr>
        <w:t xml:space="preserve">, D.H. &amp; </w:t>
      </w:r>
      <w:proofErr w:type="spellStart"/>
      <w:r w:rsidRPr="008417AC">
        <w:rPr>
          <w:rFonts w:ascii="Calibri" w:hAnsi="Calibri" w:cs="Calibri"/>
          <w:sz w:val="20"/>
          <w:szCs w:val="24"/>
        </w:rPr>
        <w:t>Scornavacca</w:t>
      </w:r>
      <w:proofErr w:type="spellEnd"/>
      <w:r w:rsidRPr="008417AC">
        <w:rPr>
          <w:rFonts w:ascii="Calibri" w:hAnsi="Calibri" w:cs="Calibri"/>
          <w:sz w:val="20"/>
          <w:szCs w:val="24"/>
        </w:rPr>
        <w:t xml:space="preserve">, C. </w:t>
      </w:r>
      <w:proofErr w:type="spellStart"/>
      <w:r w:rsidRPr="008417AC">
        <w:rPr>
          <w:rFonts w:ascii="Calibri" w:hAnsi="Calibri" w:cs="Calibri"/>
          <w:i/>
          <w:iCs/>
          <w:sz w:val="20"/>
          <w:szCs w:val="24"/>
        </w:rPr>
        <w:t>Syst</w:t>
      </w:r>
      <w:proofErr w:type="spellEnd"/>
      <w:r w:rsidRPr="008417AC">
        <w:rPr>
          <w:rFonts w:ascii="Calibri" w:hAnsi="Calibri" w:cs="Calibri"/>
          <w:i/>
          <w:iCs/>
          <w:sz w:val="20"/>
          <w:szCs w:val="24"/>
        </w:rPr>
        <w:t xml:space="preserve"> </w:t>
      </w:r>
      <w:proofErr w:type="spellStart"/>
      <w:r w:rsidRPr="008417AC">
        <w:rPr>
          <w:rFonts w:ascii="Calibri" w:hAnsi="Calibri" w:cs="Calibri"/>
          <w:i/>
          <w:iCs/>
          <w:sz w:val="20"/>
          <w:szCs w:val="24"/>
        </w:rPr>
        <w:t>Biol</w:t>
      </w:r>
      <w:proofErr w:type="spellEnd"/>
      <w:r w:rsidRPr="008417AC">
        <w:rPr>
          <w:rFonts w:ascii="Calibri" w:hAnsi="Calibri" w:cs="Calibri"/>
          <w:sz w:val="20"/>
          <w:szCs w:val="24"/>
        </w:rPr>
        <w:t xml:space="preserve"> </w:t>
      </w:r>
      <w:r w:rsidRPr="008417AC">
        <w:rPr>
          <w:rFonts w:ascii="Calibri" w:hAnsi="Calibri" w:cs="Calibri"/>
          <w:b/>
          <w:bCs/>
          <w:sz w:val="20"/>
          <w:szCs w:val="24"/>
        </w:rPr>
        <w:t>61</w:t>
      </w:r>
      <w:r w:rsidRPr="008417AC">
        <w:rPr>
          <w:rFonts w:ascii="Calibri" w:hAnsi="Calibri" w:cs="Calibri"/>
          <w:sz w:val="20"/>
          <w:szCs w:val="24"/>
        </w:rPr>
        <w:t>, 1061–1067 (2012).</w:t>
      </w:r>
    </w:p>
    <w:p w14:paraId="18D7B616"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14.</w:t>
      </w:r>
      <w:r w:rsidRPr="008417AC">
        <w:rPr>
          <w:rFonts w:ascii="Calibri" w:hAnsi="Calibri" w:cs="Calibri"/>
          <w:sz w:val="20"/>
          <w:szCs w:val="24"/>
        </w:rPr>
        <w:tab/>
        <w:t>R Core Team (2022).</w:t>
      </w:r>
    </w:p>
    <w:p w14:paraId="267139CB"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15.</w:t>
      </w:r>
      <w:r w:rsidRPr="008417AC">
        <w:rPr>
          <w:rFonts w:ascii="Calibri" w:hAnsi="Calibri" w:cs="Calibri"/>
          <w:sz w:val="20"/>
          <w:szCs w:val="24"/>
        </w:rPr>
        <w:tab/>
      </w:r>
      <w:proofErr w:type="spellStart"/>
      <w:r w:rsidRPr="008417AC">
        <w:rPr>
          <w:rFonts w:ascii="Calibri" w:hAnsi="Calibri" w:cs="Calibri"/>
          <w:sz w:val="20"/>
          <w:szCs w:val="24"/>
        </w:rPr>
        <w:t>McMurdie</w:t>
      </w:r>
      <w:proofErr w:type="spellEnd"/>
      <w:r w:rsidRPr="008417AC">
        <w:rPr>
          <w:rFonts w:ascii="Calibri" w:hAnsi="Calibri" w:cs="Calibri"/>
          <w:sz w:val="20"/>
          <w:szCs w:val="24"/>
        </w:rPr>
        <w:t xml:space="preserve">, P.J. &amp; Holmes, S. </w:t>
      </w:r>
      <w:proofErr w:type="spellStart"/>
      <w:r w:rsidRPr="008417AC">
        <w:rPr>
          <w:rFonts w:ascii="Calibri" w:hAnsi="Calibri" w:cs="Calibri"/>
          <w:i/>
          <w:iCs/>
          <w:sz w:val="20"/>
          <w:szCs w:val="24"/>
        </w:rPr>
        <w:t>PLoS</w:t>
      </w:r>
      <w:proofErr w:type="spellEnd"/>
      <w:r w:rsidRPr="008417AC">
        <w:rPr>
          <w:rFonts w:ascii="Calibri" w:hAnsi="Calibri" w:cs="Calibri"/>
          <w:i/>
          <w:iCs/>
          <w:sz w:val="20"/>
          <w:szCs w:val="24"/>
        </w:rPr>
        <w:t xml:space="preserve"> ONE</w:t>
      </w:r>
      <w:r w:rsidRPr="008417AC">
        <w:rPr>
          <w:rFonts w:ascii="Calibri" w:hAnsi="Calibri" w:cs="Calibri"/>
          <w:sz w:val="20"/>
          <w:szCs w:val="24"/>
        </w:rPr>
        <w:t xml:space="preserve"> </w:t>
      </w:r>
      <w:r w:rsidRPr="008417AC">
        <w:rPr>
          <w:rFonts w:ascii="Calibri" w:hAnsi="Calibri" w:cs="Calibri"/>
          <w:b/>
          <w:bCs/>
          <w:sz w:val="20"/>
          <w:szCs w:val="24"/>
        </w:rPr>
        <w:t>8</w:t>
      </w:r>
      <w:r w:rsidRPr="008417AC">
        <w:rPr>
          <w:rFonts w:ascii="Calibri" w:hAnsi="Calibri" w:cs="Calibri"/>
          <w:sz w:val="20"/>
          <w:szCs w:val="24"/>
        </w:rPr>
        <w:t>, e61217 (2013).</w:t>
      </w:r>
    </w:p>
    <w:p w14:paraId="60C2E561"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16.</w:t>
      </w:r>
      <w:r w:rsidRPr="008417AC">
        <w:rPr>
          <w:rFonts w:ascii="Calibri" w:hAnsi="Calibri" w:cs="Calibri"/>
          <w:sz w:val="20"/>
          <w:szCs w:val="24"/>
        </w:rPr>
        <w:tab/>
        <w:t xml:space="preserve">Davis, N.M., Proctor, D.M., Holmes, S.P., </w:t>
      </w:r>
      <w:proofErr w:type="spellStart"/>
      <w:r w:rsidRPr="008417AC">
        <w:rPr>
          <w:rFonts w:ascii="Calibri" w:hAnsi="Calibri" w:cs="Calibri"/>
          <w:sz w:val="20"/>
          <w:szCs w:val="24"/>
        </w:rPr>
        <w:t>Relman</w:t>
      </w:r>
      <w:proofErr w:type="spellEnd"/>
      <w:r w:rsidRPr="008417AC">
        <w:rPr>
          <w:rFonts w:ascii="Calibri" w:hAnsi="Calibri" w:cs="Calibri"/>
          <w:sz w:val="20"/>
          <w:szCs w:val="24"/>
        </w:rPr>
        <w:t xml:space="preserve">, D.A. &amp; Callahan, B.J. </w:t>
      </w:r>
      <w:r w:rsidRPr="008417AC">
        <w:rPr>
          <w:rFonts w:ascii="Calibri" w:hAnsi="Calibri" w:cs="Calibri"/>
          <w:i/>
          <w:iCs/>
          <w:sz w:val="20"/>
          <w:szCs w:val="24"/>
        </w:rPr>
        <w:t>Microbiome</w:t>
      </w:r>
      <w:r w:rsidRPr="008417AC">
        <w:rPr>
          <w:rFonts w:ascii="Calibri" w:hAnsi="Calibri" w:cs="Calibri"/>
          <w:sz w:val="20"/>
          <w:szCs w:val="24"/>
        </w:rPr>
        <w:t xml:space="preserve"> </w:t>
      </w:r>
      <w:r w:rsidRPr="008417AC">
        <w:rPr>
          <w:rFonts w:ascii="Calibri" w:hAnsi="Calibri" w:cs="Calibri"/>
          <w:b/>
          <w:bCs/>
          <w:sz w:val="20"/>
          <w:szCs w:val="24"/>
        </w:rPr>
        <w:t>6</w:t>
      </w:r>
      <w:r w:rsidRPr="008417AC">
        <w:rPr>
          <w:rFonts w:ascii="Calibri" w:hAnsi="Calibri" w:cs="Calibri"/>
          <w:sz w:val="20"/>
          <w:szCs w:val="24"/>
        </w:rPr>
        <w:t>, 226 (2018).</w:t>
      </w:r>
    </w:p>
    <w:p w14:paraId="2FE6A2C4" w14:textId="77777777" w:rsidR="008417AC" w:rsidRPr="008417AC" w:rsidRDefault="008417AC" w:rsidP="008417AC">
      <w:pPr>
        <w:pStyle w:val="Literaturverzeichnis"/>
        <w:rPr>
          <w:rFonts w:ascii="Calibri" w:hAnsi="Calibri" w:cs="Calibri"/>
          <w:sz w:val="20"/>
          <w:szCs w:val="24"/>
          <w:lang w:val="de-DE"/>
          <w:rPrChange w:id="211" w:author="Domink_S" w:date="2024-04-22T06:42:00Z">
            <w:rPr>
              <w:rFonts w:ascii="Calibri" w:hAnsi="Calibri" w:cs="Calibri"/>
              <w:sz w:val="20"/>
              <w:szCs w:val="24"/>
            </w:rPr>
          </w:rPrChange>
        </w:rPr>
      </w:pPr>
      <w:r w:rsidRPr="008417AC">
        <w:rPr>
          <w:rFonts w:ascii="Calibri" w:hAnsi="Calibri" w:cs="Calibri"/>
          <w:sz w:val="20"/>
          <w:szCs w:val="24"/>
          <w:lang w:val="de-DE"/>
          <w:rPrChange w:id="212" w:author="Domink_S" w:date="2024-04-22T06:42:00Z">
            <w:rPr>
              <w:rFonts w:ascii="Calibri" w:hAnsi="Calibri" w:cs="Calibri"/>
              <w:sz w:val="20"/>
              <w:szCs w:val="24"/>
            </w:rPr>
          </w:rPrChange>
        </w:rPr>
        <w:t>17.</w:t>
      </w:r>
      <w:r w:rsidRPr="008417AC">
        <w:rPr>
          <w:rFonts w:ascii="Calibri" w:hAnsi="Calibri" w:cs="Calibri"/>
          <w:sz w:val="20"/>
          <w:szCs w:val="24"/>
          <w:lang w:val="de-DE"/>
          <w:rPrChange w:id="213" w:author="Domink_S" w:date="2024-04-22T06:42:00Z">
            <w:rPr>
              <w:rFonts w:ascii="Calibri" w:hAnsi="Calibri" w:cs="Calibri"/>
              <w:sz w:val="20"/>
              <w:szCs w:val="24"/>
            </w:rPr>
          </w:rPrChange>
        </w:rPr>
        <w:tab/>
      </w:r>
      <w:proofErr w:type="spellStart"/>
      <w:r w:rsidRPr="008417AC">
        <w:rPr>
          <w:rFonts w:ascii="Calibri" w:hAnsi="Calibri" w:cs="Calibri"/>
          <w:sz w:val="20"/>
          <w:szCs w:val="24"/>
          <w:lang w:val="de-DE"/>
          <w:rPrChange w:id="214" w:author="Domink_S" w:date="2024-04-22T06:42:00Z">
            <w:rPr>
              <w:rFonts w:ascii="Calibri" w:hAnsi="Calibri" w:cs="Calibri"/>
              <w:sz w:val="20"/>
              <w:szCs w:val="24"/>
            </w:rPr>
          </w:rPrChange>
        </w:rPr>
        <w:t>Oksanen</w:t>
      </w:r>
      <w:proofErr w:type="spellEnd"/>
      <w:r w:rsidRPr="008417AC">
        <w:rPr>
          <w:rFonts w:ascii="Calibri" w:hAnsi="Calibri" w:cs="Calibri"/>
          <w:sz w:val="20"/>
          <w:szCs w:val="24"/>
          <w:lang w:val="de-DE"/>
          <w:rPrChange w:id="215" w:author="Domink_S" w:date="2024-04-22T06:42:00Z">
            <w:rPr>
              <w:rFonts w:ascii="Calibri" w:hAnsi="Calibri" w:cs="Calibri"/>
              <w:sz w:val="20"/>
              <w:szCs w:val="24"/>
            </w:rPr>
          </w:rPrChange>
        </w:rPr>
        <w:t>, J. et al. (2022).</w:t>
      </w:r>
    </w:p>
    <w:p w14:paraId="3DFEFB97"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lang w:val="de-DE"/>
          <w:rPrChange w:id="216" w:author="Domink_S" w:date="2024-04-22T06:42:00Z">
            <w:rPr>
              <w:rFonts w:ascii="Calibri" w:hAnsi="Calibri" w:cs="Calibri"/>
              <w:sz w:val="20"/>
              <w:szCs w:val="24"/>
            </w:rPr>
          </w:rPrChange>
        </w:rPr>
        <w:t>18.</w:t>
      </w:r>
      <w:r w:rsidRPr="008417AC">
        <w:rPr>
          <w:rFonts w:ascii="Calibri" w:hAnsi="Calibri" w:cs="Calibri"/>
          <w:sz w:val="20"/>
          <w:szCs w:val="24"/>
          <w:lang w:val="de-DE"/>
          <w:rPrChange w:id="217" w:author="Domink_S" w:date="2024-04-22T06:42:00Z">
            <w:rPr>
              <w:rFonts w:ascii="Calibri" w:hAnsi="Calibri" w:cs="Calibri"/>
              <w:sz w:val="20"/>
              <w:szCs w:val="24"/>
            </w:rPr>
          </w:rPrChange>
        </w:rPr>
        <w:tab/>
      </w:r>
      <w:proofErr w:type="spellStart"/>
      <w:r w:rsidRPr="008417AC">
        <w:rPr>
          <w:rFonts w:ascii="Calibri" w:hAnsi="Calibri" w:cs="Calibri"/>
          <w:sz w:val="20"/>
          <w:szCs w:val="24"/>
          <w:lang w:val="de-DE"/>
          <w:rPrChange w:id="218" w:author="Domink_S" w:date="2024-04-22T06:42:00Z">
            <w:rPr>
              <w:rFonts w:ascii="Calibri" w:hAnsi="Calibri" w:cs="Calibri"/>
              <w:sz w:val="20"/>
              <w:szCs w:val="24"/>
            </w:rPr>
          </w:rPrChange>
        </w:rPr>
        <w:t>Kembel</w:t>
      </w:r>
      <w:proofErr w:type="spellEnd"/>
      <w:r w:rsidRPr="008417AC">
        <w:rPr>
          <w:rFonts w:ascii="Calibri" w:hAnsi="Calibri" w:cs="Calibri"/>
          <w:sz w:val="20"/>
          <w:szCs w:val="24"/>
          <w:lang w:val="de-DE"/>
          <w:rPrChange w:id="219" w:author="Domink_S" w:date="2024-04-22T06:42:00Z">
            <w:rPr>
              <w:rFonts w:ascii="Calibri" w:hAnsi="Calibri" w:cs="Calibri"/>
              <w:sz w:val="20"/>
              <w:szCs w:val="24"/>
            </w:rPr>
          </w:rPrChange>
        </w:rPr>
        <w:t xml:space="preserve">, S.W. et al. </w:t>
      </w:r>
      <w:r w:rsidRPr="008417AC">
        <w:rPr>
          <w:rFonts w:ascii="Calibri" w:hAnsi="Calibri" w:cs="Calibri"/>
          <w:i/>
          <w:iCs/>
          <w:sz w:val="20"/>
          <w:szCs w:val="24"/>
        </w:rPr>
        <w:t>Bioinformatics</w:t>
      </w:r>
      <w:r w:rsidRPr="008417AC">
        <w:rPr>
          <w:rFonts w:ascii="Calibri" w:hAnsi="Calibri" w:cs="Calibri"/>
          <w:sz w:val="20"/>
          <w:szCs w:val="24"/>
        </w:rPr>
        <w:t xml:space="preserve"> </w:t>
      </w:r>
      <w:r w:rsidRPr="008417AC">
        <w:rPr>
          <w:rFonts w:ascii="Calibri" w:hAnsi="Calibri" w:cs="Calibri"/>
          <w:b/>
          <w:bCs/>
          <w:sz w:val="20"/>
          <w:szCs w:val="24"/>
        </w:rPr>
        <w:t>26</w:t>
      </w:r>
      <w:r w:rsidRPr="008417AC">
        <w:rPr>
          <w:rFonts w:ascii="Calibri" w:hAnsi="Calibri" w:cs="Calibri"/>
          <w:sz w:val="20"/>
          <w:szCs w:val="24"/>
        </w:rPr>
        <w:t>, 1463–1464 (2010).</w:t>
      </w:r>
    </w:p>
    <w:p w14:paraId="7A06A725"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19.</w:t>
      </w:r>
      <w:r w:rsidRPr="008417AC">
        <w:rPr>
          <w:rFonts w:ascii="Calibri" w:hAnsi="Calibri" w:cs="Calibri"/>
          <w:sz w:val="20"/>
          <w:szCs w:val="24"/>
        </w:rPr>
        <w:tab/>
        <w:t xml:space="preserve">Weiss, S. et al. </w:t>
      </w:r>
      <w:r w:rsidRPr="008417AC">
        <w:rPr>
          <w:rFonts w:ascii="Calibri" w:hAnsi="Calibri" w:cs="Calibri"/>
          <w:i/>
          <w:iCs/>
          <w:sz w:val="20"/>
          <w:szCs w:val="24"/>
        </w:rPr>
        <w:t>Microbiome</w:t>
      </w:r>
      <w:r w:rsidRPr="008417AC">
        <w:rPr>
          <w:rFonts w:ascii="Calibri" w:hAnsi="Calibri" w:cs="Calibri"/>
          <w:sz w:val="20"/>
          <w:szCs w:val="24"/>
        </w:rPr>
        <w:t xml:space="preserve"> </w:t>
      </w:r>
      <w:r w:rsidRPr="008417AC">
        <w:rPr>
          <w:rFonts w:ascii="Calibri" w:hAnsi="Calibri" w:cs="Calibri"/>
          <w:b/>
          <w:bCs/>
          <w:sz w:val="20"/>
          <w:szCs w:val="24"/>
        </w:rPr>
        <w:t>5</w:t>
      </w:r>
      <w:r w:rsidRPr="008417AC">
        <w:rPr>
          <w:rFonts w:ascii="Calibri" w:hAnsi="Calibri" w:cs="Calibri"/>
          <w:sz w:val="20"/>
          <w:szCs w:val="24"/>
        </w:rPr>
        <w:t>, 27 (2017).</w:t>
      </w:r>
    </w:p>
    <w:p w14:paraId="6C4727BB"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20.</w:t>
      </w:r>
      <w:r w:rsidRPr="008417AC">
        <w:rPr>
          <w:rFonts w:ascii="Calibri" w:hAnsi="Calibri" w:cs="Calibri"/>
          <w:sz w:val="20"/>
          <w:szCs w:val="24"/>
        </w:rPr>
        <w:tab/>
        <w:t xml:space="preserve">Schloss, P.D. </w:t>
      </w:r>
      <w:proofErr w:type="spellStart"/>
      <w:r w:rsidRPr="008417AC">
        <w:rPr>
          <w:rFonts w:ascii="Calibri" w:hAnsi="Calibri" w:cs="Calibri"/>
          <w:i/>
          <w:iCs/>
          <w:sz w:val="20"/>
          <w:szCs w:val="24"/>
        </w:rPr>
        <w:t>mSphere</w:t>
      </w:r>
      <w:proofErr w:type="spellEnd"/>
      <w:r w:rsidRPr="008417AC">
        <w:rPr>
          <w:rFonts w:ascii="Calibri" w:hAnsi="Calibri" w:cs="Calibri"/>
          <w:sz w:val="20"/>
          <w:szCs w:val="24"/>
        </w:rPr>
        <w:t xml:space="preserve"> </w:t>
      </w:r>
      <w:r w:rsidRPr="008417AC">
        <w:rPr>
          <w:rFonts w:ascii="Calibri" w:hAnsi="Calibri" w:cs="Calibri"/>
          <w:b/>
          <w:bCs/>
          <w:sz w:val="20"/>
          <w:szCs w:val="24"/>
        </w:rPr>
        <w:t>9</w:t>
      </w:r>
      <w:r w:rsidRPr="008417AC">
        <w:rPr>
          <w:rFonts w:ascii="Calibri" w:hAnsi="Calibri" w:cs="Calibri"/>
          <w:sz w:val="20"/>
          <w:szCs w:val="24"/>
        </w:rPr>
        <w:t>, e00355-23 (2023).</w:t>
      </w:r>
    </w:p>
    <w:p w14:paraId="00CC235A"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21.</w:t>
      </w:r>
      <w:r w:rsidRPr="008417AC">
        <w:rPr>
          <w:rFonts w:ascii="Calibri" w:hAnsi="Calibri" w:cs="Calibri"/>
          <w:sz w:val="20"/>
          <w:szCs w:val="24"/>
        </w:rPr>
        <w:tab/>
      </w:r>
      <w:proofErr w:type="spellStart"/>
      <w:r w:rsidRPr="008417AC">
        <w:rPr>
          <w:rFonts w:ascii="Calibri" w:hAnsi="Calibri" w:cs="Calibri"/>
          <w:sz w:val="20"/>
          <w:szCs w:val="24"/>
        </w:rPr>
        <w:t>Niku</w:t>
      </w:r>
      <w:proofErr w:type="spellEnd"/>
      <w:r w:rsidRPr="008417AC">
        <w:rPr>
          <w:rFonts w:ascii="Calibri" w:hAnsi="Calibri" w:cs="Calibri"/>
          <w:sz w:val="20"/>
          <w:szCs w:val="24"/>
        </w:rPr>
        <w:t xml:space="preserve">, J., Hui, F.K.C., </w:t>
      </w:r>
      <w:proofErr w:type="spellStart"/>
      <w:r w:rsidRPr="008417AC">
        <w:rPr>
          <w:rFonts w:ascii="Calibri" w:hAnsi="Calibri" w:cs="Calibri"/>
          <w:sz w:val="20"/>
          <w:szCs w:val="24"/>
        </w:rPr>
        <w:t>Taskinen</w:t>
      </w:r>
      <w:proofErr w:type="spellEnd"/>
      <w:r w:rsidRPr="008417AC">
        <w:rPr>
          <w:rFonts w:ascii="Calibri" w:hAnsi="Calibri" w:cs="Calibri"/>
          <w:sz w:val="20"/>
          <w:szCs w:val="24"/>
        </w:rPr>
        <w:t xml:space="preserve">, S. &amp; Warton, D.I. </w:t>
      </w:r>
      <w:r w:rsidRPr="008417AC">
        <w:rPr>
          <w:rFonts w:ascii="Calibri" w:hAnsi="Calibri" w:cs="Calibri"/>
          <w:i/>
          <w:iCs/>
          <w:sz w:val="20"/>
          <w:szCs w:val="24"/>
        </w:rPr>
        <w:t>Methods in Ecology and Evolution</w:t>
      </w:r>
      <w:r w:rsidRPr="008417AC">
        <w:rPr>
          <w:rFonts w:ascii="Calibri" w:hAnsi="Calibri" w:cs="Calibri"/>
          <w:sz w:val="20"/>
          <w:szCs w:val="24"/>
        </w:rPr>
        <w:t xml:space="preserve"> </w:t>
      </w:r>
      <w:r w:rsidRPr="008417AC">
        <w:rPr>
          <w:rFonts w:ascii="Calibri" w:hAnsi="Calibri" w:cs="Calibri"/>
          <w:b/>
          <w:bCs/>
          <w:sz w:val="20"/>
          <w:szCs w:val="24"/>
        </w:rPr>
        <w:t>10</w:t>
      </w:r>
      <w:r w:rsidRPr="008417AC">
        <w:rPr>
          <w:rFonts w:ascii="Calibri" w:hAnsi="Calibri" w:cs="Calibri"/>
          <w:sz w:val="20"/>
          <w:szCs w:val="24"/>
        </w:rPr>
        <w:t>, 2173–2182 (2019).</w:t>
      </w:r>
    </w:p>
    <w:p w14:paraId="3274F542"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22.</w:t>
      </w:r>
      <w:r w:rsidRPr="008417AC">
        <w:rPr>
          <w:rFonts w:ascii="Calibri" w:hAnsi="Calibri" w:cs="Calibri"/>
          <w:sz w:val="20"/>
          <w:szCs w:val="24"/>
        </w:rPr>
        <w:tab/>
        <w:t xml:space="preserve">Schloss, P.D., </w:t>
      </w:r>
      <w:proofErr w:type="spellStart"/>
      <w:r w:rsidRPr="008417AC">
        <w:rPr>
          <w:rFonts w:ascii="Calibri" w:hAnsi="Calibri" w:cs="Calibri"/>
          <w:sz w:val="20"/>
          <w:szCs w:val="24"/>
        </w:rPr>
        <w:t>Jenior</w:t>
      </w:r>
      <w:proofErr w:type="spellEnd"/>
      <w:r w:rsidRPr="008417AC">
        <w:rPr>
          <w:rFonts w:ascii="Calibri" w:hAnsi="Calibri" w:cs="Calibri"/>
          <w:sz w:val="20"/>
          <w:szCs w:val="24"/>
        </w:rPr>
        <w:t xml:space="preserve">, M.L., </w:t>
      </w:r>
      <w:proofErr w:type="spellStart"/>
      <w:r w:rsidRPr="008417AC">
        <w:rPr>
          <w:rFonts w:ascii="Calibri" w:hAnsi="Calibri" w:cs="Calibri"/>
          <w:sz w:val="20"/>
          <w:szCs w:val="24"/>
        </w:rPr>
        <w:t>Koumpouras</w:t>
      </w:r>
      <w:proofErr w:type="spellEnd"/>
      <w:r w:rsidRPr="008417AC">
        <w:rPr>
          <w:rFonts w:ascii="Calibri" w:hAnsi="Calibri" w:cs="Calibri"/>
          <w:sz w:val="20"/>
          <w:szCs w:val="24"/>
        </w:rPr>
        <w:t xml:space="preserve">, C.C., Westcott, S.L. &amp; Highlander, S.K. </w:t>
      </w:r>
      <w:proofErr w:type="spellStart"/>
      <w:r w:rsidRPr="008417AC">
        <w:rPr>
          <w:rFonts w:ascii="Calibri" w:hAnsi="Calibri" w:cs="Calibri"/>
          <w:i/>
          <w:iCs/>
          <w:sz w:val="20"/>
          <w:szCs w:val="24"/>
        </w:rPr>
        <w:t>PeerJ</w:t>
      </w:r>
      <w:proofErr w:type="spellEnd"/>
      <w:r w:rsidRPr="008417AC">
        <w:rPr>
          <w:rFonts w:ascii="Calibri" w:hAnsi="Calibri" w:cs="Calibri"/>
          <w:sz w:val="20"/>
          <w:szCs w:val="24"/>
        </w:rPr>
        <w:t xml:space="preserve"> </w:t>
      </w:r>
      <w:r w:rsidRPr="008417AC">
        <w:rPr>
          <w:rFonts w:ascii="Calibri" w:hAnsi="Calibri" w:cs="Calibri"/>
          <w:b/>
          <w:bCs/>
          <w:sz w:val="20"/>
          <w:szCs w:val="24"/>
        </w:rPr>
        <w:t>4</w:t>
      </w:r>
      <w:r w:rsidRPr="008417AC">
        <w:rPr>
          <w:rFonts w:ascii="Calibri" w:hAnsi="Calibri" w:cs="Calibri"/>
          <w:sz w:val="20"/>
          <w:szCs w:val="24"/>
        </w:rPr>
        <w:t>, e1869 (2016).</w:t>
      </w:r>
    </w:p>
    <w:p w14:paraId="4BF1BC58"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23.</w:t>
      </w:r>
      <w:r w:rsidRPr="008417AC">
        <w:rPr>
          <w:rFonts w:ascii="Calibri" w:hAnsi="Calibri" w:cs="Calibri"/>
          <w:sz w:val="20"/>
          <w:szCs w:val="24"/>
        </w:rPr>
        <w:tab/>
        <w:t xml:space="preserve">Risely, A. </w:t>
      </w:r>
      <w:r w:rsidRPr="008417AC">
        <w:rPr>
          <w:rFonts w:ascii="Calibri" w:hAnsi="Calibri" w:cs="Calibri"/>
          <w:i/>
          <w:iCs/>
          <w:sz w:val="20"/>
          <w:szCs w:val="24"/>
        </w:rPr>
        <w:t>Journal of Animal Ecology</w:t>
      </w:r>
      <w:r w:rsidRPr="008417AC">
        <w:rPr>
          <w:rFonts w:ascii="Calibri" w:hAnsi="Calibri" w:cs="Calibri"/>
          <w:sz w:val="20"/>
          <w:szCs w:val="24"/>
        </w:rPr>
        <w:t xml:space="preserve"> </w:t>
      </w:r>
      <w:r w:rsidRPr="008417AC">
        <w:rPr>
          <w:rFonts w:ascii="Calibri" w:hAnsi="Calibri" w:cs="Calibri"/>
          <w:b/>
          <w:bCs/>
          <w:sz w:val="20"/>
          <w:szCs w:val="24"/>
        </w:rPr>
        <w:t>89</w:t>
      </w:r>
      <w:r w:rsidRPr="008417AC">
        <w:rPr>
          <w:rFonts w:ascii="Calibri" w:hAnsi="Calibri" w:cs="Calibri"/>
          <w:sz w:val="20"/>
          <w:szCs w:val="24"/>
        </w:rPr>
        <w:t>, 1549–1558 (2020).</w:t>
      </w:r>
    </w:p>
    <w:p w14:paraId="13D3595F"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24.</w:t>
      </w:r>
      <w:r w:rsidRPr="008417AC">
        <w:rPr>
          <w:rFonts w:ascii="Calibri" w:hAnsi="Calibri" w:cs="Calibri"/>
          <w:sz w:val="20"/>
          <w:szCs w:val="24"/>
        </w:rPr>
        <w:tab/>
        <w:t xml:space="preserve">Quinn, T.P. et al. </w:t>
      </w:r>
      <w:proofErr w:type="spellStart"/>
      <w:r w:rsidRPr="008417AC">
        <w:rPr>
          <w:rFonts w:ascii="Calibri" w:hAnsi="Calibri" w:cs="Calibri"/>
          <w:i/>
          <w:iCs/>
          <w:sz w:val="20"/>
          <w:szCs w:val="24"/>
        </w:rPr>
        <w:t>GigaScience</w:t>
      </w:r>
      <w:proofErr w:type="spellEnd"/>
      <w:r w:rsidRPr="008417AC">
        <w:rPr>
          <w:rFonts w:ascii="Calibri" w:hAnsi="Calibri" w:cs="Calibri"/>
          <w:sz w:val="20"/>
          <w:szCs w:val="24"/>
        </w:rPr>
        <w:t xml:space="preserve"> </w:t>
      </w:r>
      <w:r w:rsidRPr="008417AC">
        <w:rPr>
          <w:rFonts w:ascii="Calibri" w:hAnsi="Calibri" w:cs="Calibri"/>
          <w:b/>
          <w:bCs/>
          <w:sz w:val="20"/>
          <w:szCs w:val="24"/>
        </w:rPr>
        <w:t>8</w:t>
      </w:r>
      <w:r w:rsidRPr="008417AC">
        <w:rPr>
          <w:rFonts w:ascii="Calibri" w:hAnsi="Calibri" w:cs="Calibri"/>
          <w:sz w:val="20"/>
          <w:szCs w:val="24"/>
        </w:rPr>
        <w:t>, giz107 (2019).</w:t>
      </w:r>
    </w:p>
    <w:p w14:paraId="2E1841C4"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25.</w:t>
      </w:r>
      <w:r w:rsidRPr="008417AC">
        <w:rPr>
          <w:rFonts w:ascii="Calibri" w:hAnsi="Calibri" w:cs="Calibri"/>
          <w:sz w:val="20"/>
          <w:szCs w:val="24"/>
        </w:rPr>
        <w:tab/>
        <w:t>Wood, S. (Chapman and Hall/CRC: 2017).at &lt;https://doi.org/10.1201/9781315370279&gt;</w:t>
      </w:r>
    </w:p>
    <w:p w14:paraId="739FD524"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26.</w:t>
      </w:r>
      <w:r w:rsidRPr="008417AC">
        <w:rPr>
          <w:rFonts w:ascii="Calibri" w:hAnsi="Calibri" w:cs="Calibri"/>
          <w:sz w:val="20"/>
          <w:szCs w:val="24"/>
        </w:rPr>
        <w:tab/>
        <w:t xml:space="preserve">Coretta, S., van </w:t>
      </w:r>
      <w:proofErr w:type="spellStart"/>
      <w:r w:rsidRPr="008417AC">
        <w:rPr>
          <w:rFonts w:ascii="Calibri" w:hAnsi="Calibri" w:cs="Calibri"/>
          <w:sz w:val="20"/>
          <w:szCs w:val="24"/>
        </w:rPr>
        <w:t>Rij</w:t>
      </w:r>
      <w:proofErr w:type="spellEnd"/>
      <w:r w:rsidRPr="008417AC">
        <w:rPr>
          <w:rFonts w:ascii="Calibri" w:hAnsi="Calibri" w:cs="Calibri"/>
          <w:sz w:val="20"/>
          <w:szCs w:val="24"/>
        </w:rPr>
        <w:t xml:space="preserve">, J. &amp; </w:t>
      </w:r>
      <w:proofErr w:type="spellStart"/>
      <w:r w:rsidRPr="008417AC">
        <w:rPr>
          <w:rFonts w:ascii="Calibri" w:hAnsi="Calibri" w:cs="Calibri"/>
          <w:sz w:val="20"/>
          <w:szCs w:val="24"/>
        </w:rPr>
        <w:t>Wieling</w:t>
      </w:r>
      <w:proofErr w:type="spellEnd"/>
      <w:r w:rsidRPr="008417AC">
        <w:rPr>
          <w:rFonts w:ascii="Calibri" w:hAnsi="Calibri" w:cs="Calibri"/>
          <w:sz w:val="20"/>
          <w:szCs w:val="24"/>
        </w:rPr>
        <w:t>, M.</w:t>
      </w:r>
    </w:p>
    <w:p w14:paraId="55C0B738"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27.</w:t>
      </w:r>
      <w:r w:rsidRPr="008417AC">
        <w:rPr>
          <w:rFonts w:ascii="Calibri" w:hAnsi="Calibri" w:cs="Calibri"/>
          <w:sz w:val="20"/>
          <w:szCs w:val="24"/>
        </w:rPr>
        <w:tab/>
      </w:r>
      <w:proofErr w:type="spellStart"/>
      <w:r w:rsidRPr="008417AC">
        <w:rPr>
          <w:rFonts w:ascii="Calibri" w:hAnsi="Calibri" w:cs="Calibri"/>
          <w:sz w:val="20"/>
          <w:szCs w:val="24"/>
        </w:rPr>
        <w:t>Wasimuddin</w:t>
      </w:r>
      <w:proofErr w:type="spellEnd"/>
      <w:r w:rsidRPr="008417AC">
        <w:rPr>
          <w:rFonts w:ascii="Calibri" w:hAnsi="Calibri" w:cs="Calibri"/>
          <w:sz w:val="20"/>
          <w:szCs w:val="24"/>
        </w:rPr>
        <w:t xml:space="preserve"> et al. </w:t>
      </w:r>
      <w:r w:rsidRPr="008417AC">
        <w:rPr>
          <w:rFonts w:ascii="Calibri" w:hAnsi="Calibri" w:cs="Calibri"/>
          <w:i/>
          <w:iCs/>
          <w:sz w:val="20"/>
          <w:szCs w:val="24"/>
        </w:rPr>
        <w:t>ISME J</w:t>
      </w:r>
      <w:r w:rsidRPr="008417AC">
        <w:rPr>
          <w:rFonts w:ascii="Calibri" w:hAnsi="Calibri" w:cs="Calibri"/>
          <w:sz w:val="20"/>
          <w:szCs w:val="24"/>
        </w:rPr>
        <w:t xml:space="preserve"> </w:t>
      </w:r>
      <w:r w:rsidRPr="008417AC">
        <w:rPr>
          <w:rFonts w:ascii="Calibri" w:hAnsi="Calibri" w:cs="Calibri"/>
          <w:b/>
          <w:bCs/>
          <w:sz w:val="20"/>
          <w:szCs w:val="24"/>
        </w:rPr>
        <w:t>12</w:t>
      </w:r>
      <w:r w:rsidRPr="008417AC">
        <w:rPr>
          <w:rFonts w:ascii="Calibri" w:hAnsi="Calibri" w:cs="Calibri"/>
          <w:sz w:val="20"/>
          <w:szCs w:val="24"/>
        </w:rPr>
        <w:t>, 2883–2893 (2018).</w:t>
      </w:r>
    </w:p>
    <w:p w14:paraId="5D41C3F9" w14:textId="77777777" w:rsidR="008417AC" w:rsidRPr="008417AC" w:rsidRDefault="008417AC" w:rsidP="008417AC">
      <w:pPr>
        <w:pStyle w:val="Literaturverzeichnis"/>
        <w:rPr>
          <w:rFonts w:ascii="Calibri" w:hAnsi="Calibri" w:cs="Calibri"/>
          <w:sz w:val="20"/>
          <w:szCs w:val="24"/>
          <w:lang w:val="de-DE"/>
          <w:rPrChange w:id="220" w:author="Domink_S" w:date="2024-04-22T06:42:00Z">
            <w:rPr>
              <w:rFonts w:ascii="Calibri" w:hAnsi="Calibri" w:cs="Calibri"/>
              <w:sz w:val="20"/>
              <w:szCs w:val="24"/>
            </w:rPr>
          </w:rPrChange>
        </w:rPr>
      </w:pPr>
      <w:r w:rsidRPr="008417AC">
        <w:rPr>
          <w:rFonts w:ascii="Calibri" w:hAnsi="Calibri" w:cs="Calibri"/>
          <w:sz w:val="20"/>
          <w:szCs w:val="24"/>
          <w:lang w:val="de-DE"/>
          <w:rPrChange w:id="221" w:author="Domink_S" w:date="2024-04-22T06:42:00Z">
            <w:rPr>
              <w:rFonts w:ascii="Calibri" w:hAnsi="Calibri" w:cs="Calibri"/>
              <w:sz w:val="20"/>
              <w:szCs w:val="24"/>
            </w:rPr>
          </w:rPrChange>
        </w:rPr>
        <w:t>28.</w:t>
      </w:r>
      <w:r w:rsidRPr="008417AC">
        <w:rPr>
          <w:rFonts w:ascii="Calibri" w:hAnsi="Calibri" w:cs="Calibri"/>
          <w:sz w:val="20"/>
          <w:szCs w:val="24"/>
          <w:lang w:val="de-DE"/>
          <w:rPrChange w:id="222" w:author="Domink_S" w:date="2024-04-22T06:42:00Z">
            <w:rPr>
              <w:rFonts w:ascii="Calibri" w:hAnsi="Calibri" w:cs="Calibri"/>
              <w:sz w:val="20"/>
              <w:szCs w:val="24"/>
            </w:rPr>
          </w:rPrChange>
        </w:rPr>
        <w:tab/>
        <w:t xml:space="preserve">Ganz, H.H. et al. </w:t>
      </w:r>
      <w:proofErr w:type="spellStart"/>
      <w:r w:rsidRPr="008417AC">
        <w:rPr>
          <w:rFonts w:ascii="Calibri" w:hAnsi="Calibri" w:cs="Calibri"/>
          <w:i/>
          <w:iCs/>
          <w:sz w:val="20"/>
          <w:szCs w:val="24"/>
          <w:lang w:val="de-DE"/>
          <w:rPrChange w:id="223" w:author="Domink_S" w:date="2024-04-22T06:42:00Z">
            <w:rPr>
              <w:rFonts w:ascii="Calibri" w:hAnsi="Calibri" w:cs="Calibri"/>
              <w:i/>
              <w:iCs/>
              <w:sz w:val="20"/>
              <w:szCs w:val="24"/>
            </w:rPr>
          </w:rPrChange>
        </w:rPr>
        <w:t>mSystems</w:t>
      </w:r>
      <w:proofErr w:type="spellEnd"/>
      <w:r w:rsidRPr="008417AC">
        <w:rPr>
          <w:rFonts w:ascii="Calibri" w:hAnsi="Calibri" w:cs="Calibri"/>
          <w:sz w:val="20"/>
          <w:szCs w:val="24"/>
          <w:lang w:val="de-DE"/>
          <w:rPrChange w:id="224" w:author="Domink_S" w:date="2024-04-22T06:42:00Z">
            <w:rPr>
              <w:rFonts w:ascii="Calibri" w:hAnsi="Calibri" w:cs="Calibri"/>
              <w:sz w:val="20"/>
              <w:szCs w:val="24"/>
            </w:rPr>
          </w:rPrChange>
        </w:rPr>
        <w:t xml:space="preserve"> </w:t>
      </w:r>
      <w:r w:rsidRPr="008417AC">
        <w:rPr>
          <w:rFonts w:ascii="Calibri" w:hAnsi="Calibri" w:cs="Calibri"/>
          <w:b/>
          <w:bCs/>
          <w:sz w:val="20"/>
          <w:szCs w:val="24"/>
          <w:lang w:val="de-DE"/>
          <w:rPrChange w:id="225" w:author="Domink_S" w:date="2024-04-22T06:42:00Z">
            <w:rPr>
              <w:rFonts w:ascii="Calibri" w:hAnsi="Calibri" w:cs="Calibri"/>
              <w:b/>
              <w:bCs/>
              <w:sz w:val="20"/>
              <w:szCs w:val="24"/>
            </w:rPr>
          </w:rPrChange>
        </w:rPr>
        <w:t>2</w:t>
      </w:r>
      <w:r w:rsidRPr="008417AC">
        <w:rPr>
          <w:rFonts w:ascii="Calibri" w:hAnsi="Calibri" w:cs="Calibri"/>
          <w:sz w:val="20"/>
          <w:szCs w:val="24"/>
          <w:lang w:val="de-DE"/>
          <w:rPrChange w:id="226" w:author="Domink_S" w:date="2024-04-22T06:42:00Z">
            <w:rPr>
              <w:rFonts w:ascii="Calibri" w:hAnsi="Calibri" w:cs="Calibri"/>
              <w:sz w:val="20"/>
              <w:szCs w:val="24"/>
            </w:rPr>
          </w:rPrChange>
        </w:rPr>
        <w:t>, 10.1128/msystems.00188-16 (2017).</w:t>
      </w:r>
    </w:p>
    <w:p w14:paraId="3F07FF20"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29.</w:t>
      </w:r>
      <w:r w:rsidRPr="008417AC">
        <w:rPr>
          <w:rFonts w:ascii="Calibri" w:hAnsi="Calibri" w:cs="Calibri"/>
          <w:sz w:val="20"/>
          <w:szCs w:val="24"/>
        </w:rPr>
        <w:tab/>
        <w:t xml:space="preserve">Brila, I. et al. </w:t>
      </w:r>
      <w:r w:rsidRPr="008417AC">
        <w:rPr>
          <w:rFonts w:ascii="Calibri" w:hAnsi="Calibri" w:cs="Calibri"/>
          <w:i/>
          <w:iCs/>
          <w:sz w:val="20"/>
          <w:szCs w:val="24"/>
        </w:rPr>
        <w:t>Journal of Animal Ecology</w:t>
      </w:r>
      <w:r w:rsidRPr="008417AC">
        <w:rPr>
          <w:rFonts w:ascii="Calibri" w:hAnsi="Calibri" w:cs="Calibri"/>
          <w:sz w:val="20"/>
          <w:szCs w:val="24"/>
        </w:rPr>
        <w:t xml:space="preserve"> </w:t>
      </w:r>
      <w:r w:rsidRPr="008417AC">
        <w:rPr>
          <w:rFonts w:ascii="Calibri" w:hAnsi="Calibri" w:cs="Calibri"/>
          <w:b/>
          <w:bCs/>
          <w:sz w:val="20"/>
          <w:szCs w:val="24"/>
        </w:rPr>
        <w:t>92</w:t>
      </w:r>
      <w:r w:rsidRPr="008417AC">
        <w:rPr>
          <w:rFonts w:ascii="Calibri" w:hAnsi="Calibri" w:cs="Calibri"/>
          <w:sz w:val="20"/>
          <w:szCs w:val="24"/>
        </w:rPr>
        <w:t>, 826–837 (2023).</w:t>
      </w:r>
    </w:p>
    <w:p w14:paraId="30D33608"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30.</w:t>
      </w:r>
      <w:r w:rsidRPr="008417AC">
        <w:rPr>
          <w:rFonts w:ascii="Calibri" w:hAnsi="Calibri" w:cs="Calibri"/>
          <w:sz w:val="20"/>
          <w:szCs w:val="24"/>
        </w:rPr>
        <w:tab/>
      </w:r>
      <w:proofErr w:type="spellStart"/>
      <w:r w:rsidRPr="008417AC">
        <w:rPr>
          <w:rFonts w:ascii="Calibri" w:hAnsi="Calibri" w:cs="Calibri"/>
          <w:sz w:val="20"/>
          <w:szCs w:val="24"/>
        </w:rPr>
        <w:t>Wasimuddin</w:t>
      </w:r>
      <w:proofErr w:type="spellEnd"/>
      <w:r w:rsidRPr="008417AC">
        <w:rPr>
          <w:rFonts w:ascii="Calibri" w:hAnsi="Calibri" w:cs="Calibri"/>
          <w:sz w:val="20"/>
          <w:szCs w:val="24"/>
        </w:rPr>
        <w:t xml:space="preserve"> et al. </w:t>
      </w:r>
      <w:r w:rsidRPr="008417AC">
        <w:rPr>
          <w:rFonts w:ascii="Calibri" w:hAnsi="Calibri" w:cs="Calibri"/>
          <w:i/>
          <w:iCs/>
          <w:sz w:val="20"/>
          <w:szCs w:val="24"/>
        </w:rPr>
        <w:t>Sci Rep</w:t>
      </w:r>
      <w:r w:rsidRPr="008417AC">
        <w:rPr>
          <w:rFonts w:ascii="Calibri" w:hAnsi="Calibri" w:cs="Calibri"/>
          <w:sz w:val="20"/>
          <w:szCs w:val="24"/>
        </w:rPr>
        <w:t xml:space="preserve"> </w:t>
      </w:r>
      <w:r w:rsidRPr="008417AC">
        <w:rPr>
          <w:rFonts w:ascii="Calibri" w:hAnsi="Calibri" w:cs="Calibri"/>
          <w:b/>
          <w:bCs/>
          <w:sz w:val="20"/>
          <w:szCs w:val="24"/>
        </w:rPr>
        <w:t>9</w:t>
      </w:r>
      <w:r w:rsidRPr="008417AC">
        <w:rPr>
          <w:rFonts w:ascii="Calibri" w:hAnsi="Calibri" w:cs="Calibri"/>
          <w:sz w:val="20"/>
          <w:szCs w:val="24"/>
        </w:rPr>
        <w:t>, 13410 (2019).</w:t>
      </w:r>
    </w:p>
    <w:p w14:paraId="31CCAEB8"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31.</w:t>
      </w:r>
      <w:r w:rsidRPr="008417AC">
        <w:rPr>
          <w:rFonts w:ascii="Calibri" w:hAnsi="Calibri" w:cs="Calibri"/>
          <w:sz w:val="20"/>
          <w:szCs w:val="24"/>
        </w:rPr>
        <w:tab/>
        <w:t xml:space="preserve">Fleischer, R. et al. </w:t>
      </w:r>
      <w:r w:rsidRPr="008417AC">
        <w:rPr>
          <w:rFonts w:ascii="Calibri" w:hAnsi="Calibri" w:cs="Calibri"/>
          <w:i/>
          <w:iCs/>
          <w:sz w:val="20"/>
          <w:szCs w:val="24"/>
        </w:rPr>
        <w:t>Molecular Ecology</w:t>
      </w:r>
      <w:r w:rsidRPr="008417AC">
        <w:rPr>
          <w:rFonts w:ascii="Calibri" w:hAnsi="Calibri" w:cs="Calibri"/>
          <w:sz w:val="20"/>
          <w:szCs w:val="24"/>
        </w:rPr>
        <w:t xml:space="preserve"> </w:t>
      </w:r>
      <w:r w:rsidRPr="008417AC">
        <w:rPr>
          <w:rFonts w:ascii="Calibri" w:hAnsi="Calibri" w:cs="Calibri"/>
          <w:b/>
          <w:bCs/>
          <w:sz w:val="20"/>
          <w:szCs w:val="24"/>
        </w:rPr>
        <w:t>31</w:t>
      </w:r>
      <w:r w:rsidRPr="008417AC">
        <w:rPr>
          <w:rFonts w:ascii="Calibri" w:hAnsi="Calibri" w:cs="Calibri"/>
          <w:sz w:val="20"/>
          <w:szCs w:val="24"/>
        </w:rPr>
        <w:t>, 3342–3359 (2022).</w:t>
      </w:r>
    </w:p>
    <w:p w14:paraId="14578C35"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32.</w:t>
      </w:r>
      <w:r w:rsidRPr="008417AC">
        <w:rPr>
          <w:rFonts w:ascii="Calibri" w:hAnsi="Calibri" w:cs="Calibri"/>
          <w:sz w:val="20"/>
          <w:szCs w:val="24"/>
        </w:rPr>
        <w:tab/>
        <w:t xml:space="preserve">Schmid, D.W. et al. </w:t>
      </w:r>
      <w:proofErr w:type="spellStart"/>
      <w:r w:rsidRPr="008417AC">
        <w:rPr>
          <w:rFonts w:ascii="Calibri" w:hAnsi="Calibri" w:cs="Calibri"/>
          <w:i/>
          <w:iCs/>
          <w:sz w:val="20"/>
          <w:szCs w:val="24"/>
        </w:rPr>
        <w:t>anim</w:t>
      </w:r>
      <w:proofErr w:type="spellEnd"/>
      <w:r w:rsidRPr="008417AC">
        <w:rPr>
          <w:rFonts w:ascii="Calibri" w:hAnsi="Calibri" w:cs="Calibri"/>
          <w:i/>
          <w:iCs/>
          <w:sz w:val="20"/>
          <w:szCs w:val="24"/>
        </w:rPr>
        <w:t xml:space="preserve"> microbiome</w:t>
      </w:r>
      <w:r w:rsidRPr="008417AC">
        <w:rPr>
          <w:rFonts w:ascii="Calibri" w:hAnsi="Calibri" w:cs="Calibri"/>
          <w:sz w:val="20"/>
          <w:szCs w:val="24"/>
        </w:rPr>
        <w:t xml:space="preserve"> </w:t>
      </w:r>
      <w:r w:rsidRPr="008417AC">
        <w:rPr>
          <w:rFonts w:ascii="Calibri" w:hAnsi="Calibri" w:cs="Calibri"/>
          <w:b/>
          <w:bCs/>
          <w:sz w:val="20"/>
          <w:szCs w:val="24"/>
        </w:rPr>
        <w:t>4</w:t>
      </w:r>
      <w:r w:rsidRPr="008417AC">
        <w:rPr>
          <w:rFonts w:ascii="Calibri" w:hAnsi="Calibri" w:cs="Calibri"/>
          <w:sz w:val="20"/>
          <w:szCs w:val="24"/>
        </w:rPr>
        <w:t>, 48 (2022).</w:t>
      </w:r>
    </w:p>
    <w:p w14:paraId="7DAA8C0A"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33.</w:t>
      </w:r>
      <w:r w:rsidRPr="008417AC">
        <w:rPr>
          <w:rFonts w:ascii="Calibri" w:hAnsi="Calibri" w:cs="Calibri"/>
          <w:sz w:val="20"/>
          <w:szCs w:val="24"/>
        </w:rPr>
        <w:tab/>
        <w:t xml:space="preserve">Moeller, A.H. et al. </w:t>
      </w:r>
      <w:r w:rsidRPr="008417AC">
        <w:rPr>
          <w:rFonts w:ascii="Calibri" w:hAnsi="Calibri" w:cs="Calibri"/>
          <w:i/>
          <w:iCs/>
          <w:sz w:val="20"/>
          <w:szCs w:val="24"/>
        </w:rPr>
        <w:t>Cell Host &amp; Microbe</w:t>
      </w:r>
      <w:r w:rsidRPr="008417AC">
        <w:rPr>
          <w:rFonts w:ascii="Calibri" w:hAnsi="Calibri" w:cs="Calibri"/>
          <w:sz w:val="20"/>
          <w:szCs w:val="24"/>
        </w:rPr>
        <w:t xml:space="preserve"> </w:t>
      </w:r>
      <w:r w:rsidRPr="008417AC">
        <w:rPr>
          <w:rFonts w:ascii="Calibri" w:hAnsi="Calibri" w:cs="Calibri"/>
          <w:b/>
          <w:bCs/>
          <w:sz w:val="20"/>
          <w:szCs w:val="24"/>
        </w:rPr>
        <w:t>14</w:t>
      </w:r>
      <w:r w:rsidRPr="008417AC">
        <w:rPr>
          <w:rFonts w:ascii="Calibri" w:hAnsi="Calibri" w:cs="Calibri"/>
          <w:sz w:val="20"/>
          <w:szCs w:val="24"/>
        </w:rPr>
        <w:t>, 340–345 (2013).</w:t>
      </w:r>
    </w:p>
    <w:p w14:paraId="12CB6415" w14:textId="77777777" w:rsidR="008417AC" w:rsidRPr="008417AC" w:rsidRDefault="008417AC" w:rsidP="008417AC">
      <w:pPr>
        <w:pStyle w:val="Literaturverzeichnis"/>
        <w:rPr>
          <w:rFonts w:ascii="Calibri" w:hAnsi="Calibri" w:cs="Calibri"/>
          <w:sz w:val="20"/>
          <w:szCs w:val="24"/>
          <w:lang w:val="de-DE"/>
          <w:rPrChange w:id="227" w:author="Domink_S" w:date="2024-04-22T06:42:00Z">
            <w:rPr>
              <w:rFonts w:ascii="Calibri" w:hAnsi="Calibri" w:cs="Calibri"/>
              <w:sz w:val="20"/>
              <w:szCs w:val="24"/>
            </w:rPr>
          </w:rPrChange>
        </w:rPr>
      </w:pPr>
      <w:r w:rsidRPr="008417AC">
        <w:rPr>
          <w:rFonts w:ascii="Calibri" w:hAnsi="Calibri" w:cs="Calibri"/>
          <w:sz w:val="20"/>
          <w:szCs w:val="24"/>
          <w:lang w:val="de-DE"/>
          <w:rPrChange w:id="228" w:author="Domink_S" w:date="2024-04-22T06:42:00Z">
            <w:rPr>
              <w:rFonts w:ascii="Calibri" w:hAnsi="Calibri" w:cs="Calibri"/>
              <w:sz w:val="20"/>
              <w:szCs w:val="24"/>
            </w:rPr>
          </w:rPrChange>
        </w:rPr>
        <w:t>34.</w:t>
      </w:r>
      <w:r w:rsidRPr="008417AC">
        <w:rPr>
          <w:rFonts w:ascii="Calibri" w:hAnsi="Calibri" w:cs="Calibri"/>
          <w:sz w:val="20"/>
          <w:szCs w:val="24"/>
          <w:lang w:val="de-DE"/>
          <w:rPrChange w:id="229" w:author="Domink_S" w:date="2024-04-22T06:42:00Z">
            <w:rPr>
              <w:rFonts w:ascii="Calibri" w:hAnsi="Calibri" w:cs="Calibri"/>
              <w:sz w:val="20"/>
              <w:szCs w:val="24"/>
            </w:rPr>
          </w:rPrChange>
        </w:rPr>
        <w:tab/>
        <w:t xml:space="preserve">Rojas, C.A. et al. </w:t>
      </w:r>
      <w:proofErr w:type="spellStart"/>
      <w:r w:rsidRPr="008417AC">
        <w:rPr>
          <w:rFonts w:ascii="Calibri" w:hAnsi="Calibri" w:cs="Calibri"/>
          <w:i/>
          <w:iCs/>
          <w:sz w:val="20"/>
          <w:szCs w:val="24"/>
          <w:lang w:val="de-DE"/>
          <w:rPrChange w:id="230" w:author="Domink_S" w:date="2024-04-22T06:42:00Z">
            <w:rPr>
              <w:rFonts w:ascii="Calibri" w:hAnsi="Calibri" w:cs="Calibri"/>
              <w:i/>
              <w:iCs/>
              <w:sz w:val="20"/>
              <w:szCs w:val="24"/>
            </w:rPr>
          </w:rPrChange>
        </w:rPr>
        <w:t>mSystems</w:t>
      </w:r>
      <w:proofErr w:type="spellEnd"/>
      <w:r w:rsidRPr="008417AC">
        <w:rPr>
          <w:rFonts w:ascii="Calibri" w:hAnsi="Calibri" w:cs="Calibri"/>
          <w:sz w:val="20"/>
          <w:szCs w:val="24"/>
          <w:lang w:val="de-DE"/>
          <w:rPrChange w:id="231" w:author="Domink_S" w:date="2024-04-22T06:42:00Z">
            <w:rPr>
              <w:rFonts w:ascii="Calibri" w:hAnsi="Calibri" w:cs="Calibri"/>
              <w:sz w:val="20"/>
              <w:szCs w:val="24"/>
            </w:rPr>
          </w:rPrChange>
        </w:rPr>
        <w:t xml:space="preserve"> </w:t>
      </w:r>
      <w:r w:rsidRPr="008417AC">
        <w:rPr>
          <w:rFonts w:ascii="Calibri" w:hAnsi="Calibri" w:cs="Calibri"/>
          <w:b/>
          <w:bCs/>
          <w:sz w:val="20"/>
          <w:szCs w:val="24"/>
          <w:lang w:val="de-DE"/>
          <w:rPrChange w:id="232" w:author="Domink_S" w:date="2024-04-22T06:42:00Z">
            <w:rPr>
              <w:rFonts w:ascii="Calibri" w:hAnsi="Calibri" w:cs="Calibri"/>
              <w:b/>
              <w:bCs/>
              <w:sz w:val="20"/>
              <w:szCs w:val="24"/>
            </w:rPr>
          </w:rPrChange>
        </w:rPr>
        <w:t>8</w:t>
      </w:r>
      <w:r w:rsidRPr="008417AC">
        <w:rPr>
          <w:rFonts w:ascii="Calibri" w:hAnsi="Calibri" w:cs="Calibri"/>
          <w:sz w:val="20"/>
          <w:szCs w:val="24"/>
          <w:lang w:val="de-DE"/>
          <w:rPrChange w:id="233" w:author="Domink_S" w:date="2024-04-22T06:42:00Z">
            <w:rPr>
              <w:rFonts w:ascii="Calibri" w:hAnsi="Calibri" w:cs="Calibri"/>
              <w:sz w:val="20"/>
              <w:szCs w:val="24"/>
            </w:rPr>
          </w:rPrChange>
        </w:rPr>
        <w:t>, e00965-22 (2023).</w:t>
      </w:r>
    </w:p>
    <w:p w14:paraId="1FCB2444"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35.</w:t>
      </w:r>
      <w:r w:rsidRPr="008417AC">
        <w:rPr>
          <w:rFonts w:ascii="Calibri" w:hAnsi="Calibri" w:cs="Calibri"/>
          <w:sz w:val="20"/>
          <w:szCs w:val="24"/>
        </w:rPr>
        <w:tab/>
        <w:t xml:space="preserve">Risely, A. et al. </w:t>
      </w:r>
      <w:r w:rsidRPr="008417AC">
        <w:rPr>
          <w:rFonts w:ascii="Calibri" w:hAnsi="Calibri" w:cs="Calibri"/>
          <w:i/>
          <w:iCs/>
          <w:sz w:val="20"/>
          <w:szCs w:val="24"/>
        </w:rPr>
        <w:t>Proceedings of the Royal Society B: Biological Sciences</w:t>
      </w:r>
      <w:r w:rsidRPr="008417AC">
        <w:rPr>
          <w:rFonts w:ascii="Calibri" w:hAnsi="Calibri" w:cs="Calibri"/>
          <w:sz w:val="20"/>
          <w:szCs w:val="24"/>
        </w:rPr>
        <w:t xml:space="preserve"> </w:t>
      </w:r>
      <w:r w:rsidRPr="008417AC">
        <w:rPr>
          <w:rFonts w:ascii="Calibri" w:hAnsi="Calibri" w:cs="Calibri"/>
          <w:b/>
          <w:bCs/>
          <w:sz w:val="20"/>
          <w:szCs w:val="24"/>
        </w:rPr>
        <w:t>289</w:t>
      </w:r>
      <w:r w:rsidRPr="008417AC">
        <w:rPr>
          <w:rFonts w:ascii="Calibri" w:hAnsi="Calibri" w:cs="Calibri"/>
          <w:sz w:val="20"/>
          <w:szCs w:val="24"/>
        </w:rPr>
        <w:t>, 20220609 (2022).</w:t>
      </w:r>
    </w:p>
    <w:p w14:paraId="4F3B05BE" w14:textId="77777777" w:rsidR="008417AC" w:rsidRPr="008417AC" w:rsidRDefault="008417AC" w:rsidP="008417AC">
      <w:pPr>
        <w:pStyle w:val="Literaturverzeichnis"/>
        <w:rPr>
          <w:rFonts w:ascii="Calibri" w:hAnsi="Calibri" w:cs="Calibri"/>
          <w:sz w:val="20"/>
          <w:szCs w:val="24"/>
          <w:lang w:val="de-DE"/>
          <w:rPrChange w:id="234" w:author="Domink_S" w:date="2024-04-22T06:42:00Z">
            <w:rPr>
              <w:rFonts w:ascii="Calibri" w:hAnsi="Calibri" w:cs="Calibri"/>
              <w:sz w:val="20"/>
              <w:szCs w:val="24"/>
            </w:rPr>
          </w:rPrChange>
        </w:rPr>
      </w:pPr>
      <w:r w:rsidRPr="008417AC">
        <w:rPr>
          <w:rFonts w:ascii="Calibri" w:hAnsi="Calibri" w:cs="Calibri"/>
          <w:sz w:val="20"/>
          <w:szCs w:val="24"/>
          <w:lang w:val="de-DE"/>
          <w:rPrChange w:id="235" w:author="Domink_S" w:date="2024-04-22T06:42:00Z">
            <w:rPr>
              <w:rFonts w:ascii="Calibri" w:hAnsi="Calibri" w:cs="Calibri"/>
              <w:sz w:val="20"/>
              <w:szCs w:val="24"/>
            </w:rPr>
          </w:rPrChange>
        </w:rPr>
        <w:t>36.</w:t>
      </w:r>
      <w:r w:rsidRPr="008417AC">
        <w:rPr>
          <w:rFonts w:ascii="Calibri" w:hAnsi="Calibri" w:cs="Calibri"/>
          <w:sz w:val="20"/>
          <w:szCs w:val="24"/>
          <w:lang w:val="de-DE"/>
          <w:rPrChange w:id="236" w:author="Domink_S" w:date="2024-04-22T06:42:00Z">
            <w:rPr>
              <w:rFonts w:ascii="Calibri" w:hAnsi="Calibri" w:cs="Calibri"/>
              <w:sz w:val="20"/>
              <w:szCs w:val="24"/>
            </w:rPr>
          </w:rPrChange>
        </w:rPr>
        <w:tab/>
      </w:r>
      <w:proofErr w:type="spellStart"/>
      <w:r w:rsidRPr="008417AC">
        <w:rPr>
          <w:rFonts w:ascii="Calibri" w:hAnsi="Calibri" w:cs="Calibri"/>
          <w:sz w:val="20"/>
          <w:szCs w:val="24"/>
          <w:lang w:val="de-DE"/>
          <w:rPrChange w:id="237" w:author="Domink_S" w:date="2024-04-22T06:42:00Z">
            <w:rPr>
              <w:rFonts w:ascii="Calibri" w:hAnsi="Calibri" w:cs="Calibri"/>
              <w:sz w:val="20"/>
              <w:szCs w:val="24"/>
            </w:rPr>
          </w:rPrChange>
        </w:rPr>
        <w:t>Sadoughi</w:t>
      </w:r>
      <w:proofErr w:type="spellEnd"/>
      <w:r w:rsidRPr="008417AC">
        <w:rPr>
          <w:rFonts w:ascii="Calibri" w:hAnsi="Calibri" w:cs="Calibri"/>
          <w:sz w:val="20"/>
          <w:szCs w:val="24"/>
          <w:lang w:val="de-DE"/>
          <w:rPrChange w:id="238" w:author="Domink_S" w:date="2024-04-22T06:42:00Z">
            <w:rPr>
              <w:rFonts w:ascii="Calibri" w:hAnsi="Calibri" w:cs="Calibri"/>
              <w:sz w:val="20"/>
              <w:szCs w:val="24"/>
            </w:rPr>
          </w:rPrChange>
        </w:rPr>
        <w:t xml:space="preserve">, B., Schneider, D., Daniel, R., Schülke, O. &amp; </w:t>
      </w:r>
      <w:proofErr w:type="spellStart"/>
      <w:r w:rsidRPr="008417AC">
        <w:rPr>
          <w:rFonts w:ascii="Calibri" w:hAnsi="Calibri" w:cs="Calibri"/>
          <w:sz w:val="20"/>
          <w:szCs w:val="24"/>
          <w:lang w:val="de-DE"/>
          <w:rPrChange w:id="239" w:author="Domink_S" w:date="2024-04-22T06:42:00Z">
            <w:rPr>
              <w:rFonts w:ascii="Calibri" w:hAnsi="Calibri" w:cs="Calibri"/>
              <w:sz w:val="20"/>
              <w:szCs w:val="24"/>
            </w:rPr>
          </w:rPrChange>
        </w:rPr>
        <w:t>Ostner</w:t>
      </w:r>
      <w:proofErr w:type="spellEnd"/>
      <w:r w:rsidRPr="008417AC">
        <w:rPr>
          <w:rFonts w:ascii="Calibri" w:hAnsi="Calibri" w:cs="Calibri"/>
          <w:sz w:val="20"/>
          <w:szCs w:val="24"/>
          <w:lang w:val="de-DE"/>
          <w:rPrChange w:id="240" w:author="Domink_S" w:date="2024-04-22T06:42:00Z">
            <w:rPr>
              <w:rFonts w:ascii="Calibri" w:hAnsi="Calibri" w:cs="Calibri"/>
              <w:sz w:val="20"/>
              <w:szCs w:val="24"/>
            </w:rPr>
          </w:rPrChange>
        </w:rPr>
        <w:t xml:space="preserve">, J. </w:t>
      </w:r>
      <w:r w:rsidRPr="008417AC">
        <w:rPr>
          <w:rFonts w:ascii="Calibri" w:hAnsi="Calibri" w:cs="Calibri"/>
          <w:i/>
          <w:iCs/>
          <w:sz w:val="20"/>
          <w:szCs w:val="24"/>
          <w:lang w:val="de-DE"/>
          <w:rPrChange w:id="241" w:author="Domink_S" w:date="2024-04-22T06:42:00Z">
            <w:rPr>
              <w:rFonts w:ascii="Calibri" w:hAnsi="Calibri" w:cs="Calibri"/>
              <w:i/>
              <w:iCs/>
              <w:sz w:val="20"/>
              <w:szCs w:val="24"/>
            </w:rPr>
          </w:rPrChange>
        </w:rPr>
        <w:t>Microbiome</w:t>
      </w:r>
      <w:r w:rsidRPr="008417AC">
        <w:rPr>
          <w:rFonts w:ascii="Calibri" w:hAnsi="Calibri" w:cs="Calibri"/>
          <w:sz w:val="20"/>
          <w:szCs w:val="24"/>
          <w:lang w:val="de-DE"/>
          <w:rPrChange w:id="242" w:author="Domink_S" w:date="2024-04-22T06:42:00Z">
            <w:rPr>
              <w:rFonts w:ascii="Calibri" w:hAnsi="Calibri" w:cs="Calibri"/>
              <w:sz w:val="20"/>
              <w:szCs w:val="24"/>
            </w:rPr>
          </w:rPrChange>
        </w:rPr>
        <w:t xml:space="preserve"> </w:t>
      </w:r>
      <w:r w:rsidRPr="008417AC">
        <w:rPr>
          <w:rFonts w:ascii="Calibri" w:hAnsi="Calibri" w:cs="Calibri"/>
          <w:b/>
          <w:bCs/>
          <w:sz w:val="20"/>
          <w:szCs w:val="24"/>
          <w:lang w:val="de-DE"/>
          <w:rPrChange w:id="243" w:author="Domink_S" w:date="2024-04-22T06:42:00Z">
            <w:rPr>
              <w:rFonts w:ascii="Calibri" w:hAnsi="Calibri" w:cs="Calibri"/>
              <w:b/>
              <w:bCs/>
              <w:sz w:val="20"/>
              <w:szCs w:val="24"/>
            </w:rPr>
          </w:rPrChange>
        </w:rPr>
        <w:t>10</w:t>
      </w:r>
      <w:r w:rsidRPr="008417AC">
        <w:rPr>
          <w:rFonts w:ascii="Calibri" w:hAnsi="Calibri" w:cs="Calibri"/>
          <w:sz w:val="20"/>
          <w:szCs w:val="24"/>
          <w:lang w:val="de-DE"/>
          <w:rPrChange w:id="244" w:author="Domink_S" w:date="2024-04-22T06:42:00Z">
            <w:rPr>
              <w:rFonts w:ascii="Calibri" w:hAnsi="Calibri" w:cs="Calibri"/>
              <w:sz w:val="20"/>
              <w:szCs w:val="24"/>
            </w:rPr>
          </w:rPrChange>
        </w:rPr>
        <w:t>, 95 (2022).</w:t>
      </w:r>
    </w:p>
    <w:p w14:paraId="265816FA"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lang w:val="de-DE"/>
          <w:rPrChange w:id="245" w:author="Domink_S" w:date="2024-04-22T06:42:00Z">
            <w:rPr>
              <w:rFonts w:ascii="Calibri" w:hAnsi="Calibri" w:cs="Calibri"/>
              <w:sz w:val="20"/>
              <w:szCs w:val="24"/>
            </w:rPr>
          </w:rPrChange>
        </w:rPr>
        <w:t>37.</w:t>
      </w:r>
      <w:r w:rsidRPr="008417AC">
        <w:rPr>
          <w:rFonts w:ascii="Calibri" w:hAnsi="Calibri" w:cs="Calibri"/>
          <w:sz w:val="20"/>
          <w:szCs w:val="24"/>
          <w:lang w:val="de-DE"/>
          <w:rPrChange w:id="246" w:author="Domink_S" w:date="2024-04-22T06:42:00Z">
            <w:rPr>
              <w:rFonts w:ascii="Calibri" w:hAnsi="Calibri" w:cs="Calibri"/>
              <w:sz w:val="20"/>
              <w:szCs w:val="24"/>
            </w:rPr>
          </w:rPrChange>
        </w:rPr>
        <w:tab/>
        <w:t xml:space="preserve">Víquez-R, L. et al. </w:t>
      </w:r>
      <w:proofErr w:type="spellStart"/>
      <w:r w:rsidRPr="008417AC">
        <w:rPr>
          <w:rFonts w:ascii="Calibri" w:hAnsi="Calibri" w:cs="Calibri"/>
          <w:i/>
          <w:iCs/>
          <w:sz w:val="20"/>
          <w:szCs w:val="24"/>
        </w:rPr>
        <w:t>Microbiol</w:t>
      </w:r>
      <w:proofErr w:type="spellEnd"/>
      <w:r w:rsidRPr="008417AC">
        <w:rPr>
          <w:rFonts w:ascii="Calibri" w:hAnsi="Calibri" w:cs="Calibri"/>
          <w:i/>
          <w:iCs/>
          <w:sz w:val="20"/>
          <w:szCs w:val="24"/>
        </w:rPr>
        <w:t xml:space="preserve"> </w:t>
      </w:r>
      <w:proofErr w:type="spellStart"/>
      <w:r w:rsidRPr="008417AC">
        <w:rPr>
          <w:rFonts w:ascii="Calibri" w:hAnsi="Calibri" w:cs="Calibri"/>
          <w:i/>
          <w:iCs/>
          <w:sz w:val="20"/>
          <w:szCs w:val="24"/>
        </w:rPr>
        <w:t>Spectr</w:t>
      </w:r>
      <w:proofErr w:type="spellEnd"/>
      <w:r w:rsidRPr="008417AC">
        <w:rPr>
          <w:rFonts w:ascii="Calibri" w:hAnsi="Calibri" w:cs="Calibri"/>
          <w:sz w:val="20"/>
          <w:szCs w:val="24"/>
        </w:rPr>
        <w:t xml:space="preserve"> </w:t>
      </w:r>
      <w:r w:rsidRPr="008417AC">
        <w:rPr>
          <w:rFonts w:ascii="Calibri" w:hAnsi="Calibri" w:cs="Calibri"/>
          <w:b/>
          <w:bCs/>
          <w:sz w:val="20"/>
          <w:szCs w:val="24"/>
        </w:rPr>
        <w:t>9</w:t>
      </w:r>
      <w:r w:rsidRPr="008417AC">
        <w:rPr>
          <w:rFonts w:ascii="Calibri" w:hAnsi="Calibri" w:cs="Calibri"/>
          <w:sz w:val="20"/>
          <w:szCs w:val="24"/>
        </w:rPr>
        <w:t>, e01525-21 (2021).</w:t>
      </w:r>
    </w:p>
    <w:p w14:paraId="1C763D34"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38.</w:t>
      </w:r>
      <w:r w:rsidRPr="008417AC">
        <w:rPr>
          <w:rFonts w:ascii="Calibri" w:hAnsi="Calibri" w:cs="Calibri"/>
          <w:sz w:val="20"/>
          <w:szCs w:val="24"/>
        </w:rPr>
        <w:tab/>
      </w:r>
      <w:proofErr w:type="spellStart"/>
      <w:r w:rsidRPr="008417AC">
        <w:rPr>
          <w:rFonts w:ascii="Calibri" w:hAnsi="Calibri" w:cs="Calibri"/>
          <w:sz w:val="20"/>
          <w:szCs w:val="24"/>
        </w:rPr>
        <w:t>Pannoni</w:t>
      </w:r>
      <w:proofErr w:type="spellEnd"/>
      <w:r w:rsidRPr="008417AC">
        <w:rPr>
          <w:rFonts w:ascii="Calibri" w:hAnsi="Calibri" w:cs="Calibri"/>
          <w:sz w:val="20"/>
          <w:szCs w:val="24"/>
        </w:rPr>
        <w:t xml:space="preserve">, S.B., Proffitt, K.M. &amp; </w:t>
      </w:r>
      <w:proofErr w:type="spellStart"/>
      <w:r w:rsidRPr="008417AC">
        <w:rPr>
          <w:rFonts w:ascii="Calibri" w:hAnsi="Calibri" w:cs="Calibri"/>
          <w:sz w:val="20"/>
          <w:szCs w:val="24"/>
        </w:rPr>
        <w:t>Holben</w:t>
      </w:r>
      <w:proofErr w:type="spellEnd"/>
      <w:r w:rsidRPr="008417AC">
        <w:rPr>
          <w:rFonts w:ascii="Calibri" w:hAnsi="Calibri" w:cs="Calibri"/>
          <w:sz w:val="20"/>
          <w:szCs w:val="24"/>
        </w:rPr>
        <w:t xml:space="preserve">, W.E. </w:t>
      </w:r>
      <w:r w:rsidRPr="008417AC">
        <w:rPr>
          <w:rFonts w:ascii="Calibri" w:hAnsi="Calibri" w:cs="Calibri"/>
          <w:i/>
          <w:iCs/>
          <w:sz w:val="20"/>
          <w:szCs w:val="24"/>
        </w:rPr>
        <w:t>Ecology and Evolution</w:t>
      </w:r>
      <w:r w:rsidRPr="008417AC">
        <w:rPr>
          <w:rFonts w:ascii="Calibri" w:hAnsi="Calibri" w:cs="Calibri"/>
          <w:sz w:val="20"/>
          <w:szCs w:val="24"/>
        </w:rPr>
        <w:t xml:space="preserve"> </w:t>
      </w:r>
      <w:r w:rsidRPr="008417AC">
        <w:rPr>
          <w:rFonts w:ascii="Calibri" w:hAnsi="Calibri" w:cs="Calibri"/>
          <w:b/>
          <w:bCs/>
          <w:sz w:val="20"/>
          <w:szCs w:val="24"/>
        </w:rPr>
        <w:t>12</w:t>
      </w:r>
      <w:r w:rsidRPr="008417AC">
        <w:rPr>
          <w:rFonts w:ascii="Calibri" w:hAnsi="Calibri" w:cs="Calibri"/>
          <w:sz w:val="20"/>
          <w:szCs w:val="24"/>
        </w:rPr>
        <w:t>, e8564 (2022).</w:t>
      </w:r>
    </w:p>
    <w:p w14:paraId="7F16B932"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39.</w:t>
      </w:r>
      <w:r w:rsidRPr="008417AC">
        <w:rPr>
          <w:rFonts w:ascii="Calibri" w:hAnsi="Calibri" w:cs="Calibri"/>
          <w:sz w:val="20"/>
          <w:szCs w:val="24"/>
        </w:rPr>
        <w:tab/>
      </w:r>
      <w:proofErr w:type="spellStart"/>
      <w:r w:rsidRPr="008417AC">
        <w:rPr>
          <w:rFonts w:ascii="Calibri" w:hAnsi="Calibri" w:cs="Calibri"/>
          <w:sz w:val="20"/>
          <w:szCs w:val="24"/>
        </w:rPr>
        <w:t>Gani</w:t>
      </w:r>
      <w:proofErr w:type="spellEnd"/>
      <w:r w:rsidRPr="008417AC">
        <w:rPr>
          <w:rFonts w:ascii="Calibri" w:hAnsi="Calibri" w:cs="Calibri"/>
          <w:sz w:val="20"/>
          <w:szCs w:val="24"/>
        </w:rPr>
        <w:t xml:space="preserve">, M. et al. </w:t>
      </w:r>
      <w:r w:rsidRPr="008417AC">
        <w:rPr>
          <w:rFonts w:ascii="Calibri" w:hAnsi="Calibri" w:cs="Calibri"/>
          <w:i/>
          <w:iCs/>
          <w:sz w:val="20"/>
          <w:szCs w:val="24"/>
        </w:rPr>
        <w:t xml:space="preserve">World J </w:t>
      </w:r>
      <w:proofErr w:type="spellStart"/>
      <w:r w:rsidRPr="008417AC">
        <w:rPr>
          <w:rFonts w:ascii="Calibri" w:hAnsi="Calibri" w:cs="Calibri"/>
          <w:i/>
          <w:iCs/>
          <w:sz w:val="20"/>
          <w:szCs w:val="24"/>
        </w:rPr>
        <w:t>Microbiol</w:t>
      </w:r>
      <w:proofErr w:type="spellEnd"/>
      <w:r w:rsidRPr="008417AC">
        <w:rPr>
          <w:rFonts w:ascii="Calibri" w:hAnsi="Calibri" w:cs="Calibri"/>
          <w:i/>
          <w:iCs/>
          <w:sz w:val="20"/>
          <w:szCs w:val="24"/>
        </w:rPr>
        <w:t xml:space="preserve"> </w:t>
      </w:r>
      <w:proofErr w:type="spellStart"/>
      <w:r w:rsidRPr="008417AC">
        <w:rPr>
          <w:rFonts w:ascii="Calibri" w:hAnsi="Calibri" w:cs="Calibri"/>
          <w:i/>
          <w:iCs/>
          <w:sz w:val="20"/>
          <w:szCs w:val="24"/>
        </w:rPr>
        <w:t>Biotechnol</w:t>
      </w:r>
      <w:proofErr w:type="spellEnd"/>
      <w:r w:rsidRPr="008417AC">
        <w:rPr>
          <w:rFonts w:ascii="Calibri" w:hAnsi="Calibri" w:cs="Calibri"/>
          <w:sz w:val="20"/>
          <w:szCs w:val="24"/>
        </w:rPr>
        <w:t xml:space="preserve"> </w:t>
      </w:r>
      <w:r w:rsidRPr="008417AC">
        <w:rPr>
          <w:rFonts w:ascii="Calibri" w:hAnsi="Calibri" w:cs="Calibri"/>
          <w:b/>
          <w:bCs/>
          <w:sz w:val="20"/>
          <w:szCs w:val="24"/>
        </w:rPr>
        <w:t>40</w:t>
      </w:r>
      <w:r w:rsidRPr="008417AC">
        <w:rPr>
          <w:rFonts w:ascii="Calibri" w:hAnsi="Calibri" w:cs="Calibri"/>
          <w:sz w:val="20"/>
          <w:szCs w:val="24"/>
        </w:rPr>
        <w:t>, 111 (2024).</w:t>
      </w:r>
    </w:p>
    <w:p w14:paraId="25CBB40B"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40.</w:t>
      </w:r>
      <w:r w:rsidRPr="008417AC">
        <w:rPr>
          <w:rFonts w:ascii="Calibri" w:hAnsi="Calibri" w:cs="Calibri"/>
          <w:sz w:val="20"/>
          <w:szCs w:val="24"/>
        </w:rPr>
        <w:tab/>
        <w:t xml:space="preserve">Heni, A.C. et al. </w:t>
      </w:r>
      <w:r w:rsidRPr="008417AC">
        <w:rPr>
          <w:rFonts w:ascii="Calibri" w:hAnsi="Calibri" w:cs="Calibri"/>
          <w:i/>
          <w:iCs/>
          <w:sz w:val="20"/>
          <w:szCs w:val="24"/>
        </w:rPr>
        <w:t>Animal Microbiome</w:t>
      </w:r>
      <w:r w:rsidRPr="008417AC">
        <w:rPr>
          <w:rFonts w:ascii="Calibri" w:hAnsi="Calibri" w:cs="Calibri"/>
          <w:sz w:val="20"/>
          <w:szCs w:val="24"/>
        </w:rPr>
        <w:t xml:space="preserve"> </w:t>
      </w:r>
      <w:r w:rsidRPr="008417AC">
        <w:rPr>
          <w:rFonts w:ascii="Calibri" w:hAnsi="Calibri" w:cs="Calibri"/>
          <w:b/>
          <w:bCs/>
          <w:sz w:val="20"/>
          <w:szCs w:val="24"/>
        </w:rPr>
        <w:t>5</w:t>
      </w:r>
      <w:r w:rsidRPr="008417AC">
        <w:rPr>
          <w:rFonts w:ascii="Calibri" w:hAnsi="Calibri" w:cs="Calibri"/>
          <w:sz w:val="20"/>
          <w:szCs w:val="24"/>
        </w:rPr>
        <w:t>, 22 (2023).</w:t>
      </w:r>
    </w:p>
    <w:p w14:paraId="12C6CDA9"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41.</w:t>
      </w:r>
      <w:r w:rsidRPr="008417AC">
        <w:rPr>
          <w:rFonts w:ascii="Calibri" w:hAnsi="Calibri" w:cs="Calibri"/>
          <w:sz w:val="20"/>
          <w:szCs w:val="24"/>
        </w:rPr>
        <w:tab/>
        <w:t xml:space="preserve">McManus, N. et al. </w:t>
      </w:r>
      <w:r w:rsidRPr="008417AC">
        <w:rPr>
          <w:rFonts w:ascii="Calibri" w:hAnsi="Calibri" w:cs="Calibri"/>
          <w:i/>
          <w:iCs/>
          <w:sz w:val="20"/>
          <w:szCs w:val="24"/>
        </w:rPr>
        <w:t xml:space="preserve">BMC </w:t>
      </w:r>
      <w:proofErr w:type="spellStart"/>
      <w:r w:rsidRPr="008417AC">
        <w:rPr>
          <w:rFonts w:ascii="Calibri" w:hAnsi="Calibri" w:cs="Calibri"/>
          <w:i/>
          <w:iCs/>
          <w:sz w:val="20"/>
          <w:szCs w:val="24"/>
        </w:rPr>
        <w:t>Ecol</w:t>
      </w:r>
      <w:proofErr w:type="spellEnd"/>
      <w:r w:rsidRPr="008417AC">
        <w:rPr>
          <w:rFonts w:ascii="Calibri" w:hAnsi="Calibri" w:cs="Calibri"/>
          <w:i/>
          <w:iCs/>
          <w:sz w:val="20"/>
          <w:szCs w:val="24"/>
        </w:rPr>
        <w:t xml:space="preserve"> Evo</w:t>
      </w:r>
      <w:r w:rsidRPr="008417AC">
        <w:rPr>
          <w:rFonts w:ascii="Calibri" w:hAnsi="Calibri" w:cs="Calibri"/>
          <w:sz w:val="20"/>
          <w:szCs w:val="24"/>
        </w:rPr>
        <w:t xml:space="preserve"> </w:t>
      </w:r>
      <w:r w:rsidRPr="008417AC">
        <w:rPr>
          <w:rFonts w:ascii="Calibri" w:hAnsi="Calibri" w:cs="Calibri"/>
          <w:b/>
          <w:bCs/>
          <w:sz w:val="20"/>
          <w:szCs w:val="24"/>
        </w:rPr>
        <w:t>21</w:t>
      </w:r>
      <w:r w:rsidRPr="008417AC">
        <w:rPr>
          <w:rFonts w:ascii="Calibri" w:hAnsi="Calibri" w:cs="Calibri"/>
          <w:sz w:val="20"/>
          <w:szCs w:val="24"/>
        </w:rPr>
        <w:t>, 222 (2021).</w:t>
      </w:r>
    </w:p>
    <w:p w14:paraId="6FCC80B1"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42.</w:t>
      </w:r>
      <w:r w:rsidRPr="008417AC">
        <w:rPr>
          <w:rFonts w:ascii="Calibri" w:hAnsi="Calibri" w:cs="Calibri"/>
          <w:sz w:val="20"/>
          <w:szCs w:val="24"/>
        </w:rPr>
        <w:tab/>
        <w:t xml:space="preserve">Budd, K. et al. </w:t>
      </w:r>
      <w:r w:rsidRPr="008417AC">
        <w:rPr>
          <w:rFonts w:ascii="Calibri" w:hAnsi="Calibri" w:cs="Calibri"/>
          <w:i/>
          <w:iCs/>
          <w:sz w:val="20"/>
          <w:szCs w:val="24"/>
        </w:rPr>
        <w:t>Ecology and Evolution</w:t>
      </w:r>
      <w:r w:rsidRPr="008417AC">
        <w:rPr>
          <w:rFonts w:ascii="Calibri" w:hAnsi="Calibri" w:cs="Calibri"/>
          <w:sz w:val="20"/>
          <w:szCs w:val="24"/>
        </w:rPr>
        <w:t xml:space="preserve"> </w:t>
      </w:r>
      <w:r w:rsidRPr="008417AC">
        <w:rPr>
          <w:rFonts w:ascii="Calibri" w:hAnsi="Calibri" w:cs="Calibri"/>
          <w:b/>
          <w:bCs/>
          <w:sz w:val="20"/>
          <w:szCs w:val="24"/>
        </w:rPr>
        <w:t>10</w:t>
      </w:r>
      <w:r w:rsidRPr="008417AC">
        <w:rPr>
          <w:rFonts w:ascii="Calibri" w:hAnsi="Calibri" w:cs="Calibri"/>
          <w:sz w:val="20"/>
          <w:szCs w:val="24"/>
        </w:rPr>
        <w:t>, 5637–5650 (2020).</w:t>
      </w:r>
    </w:p>
    <w:p w14:paraId="1371FE44"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43.</w:t>
      </w:r>
      <w:r w:rsidRPr="008417AC">
        <w:rPr>
          <w:rFonts w:ascii="Calibri" w:hAnsi="Calibri" w:cs="Calibri"/>
          <w:sz w:val="20"/>
          <w:szCs w:val="24"/>
        </w:rPr>
        <w:tab/>
        <w:t xml:space="preserve">McCord, A.I. et al. </w:t>
      </w:r>
      <w:r w:rsidRPr="008417AC">
        <w:rPr>
          <w:rFonts w:ascii="Calibri" w:hAnsi="Calibri" w:cs="Calibri"/>
          <w:i/>
          <w:iCs/>
          <w:sz w:val="20"/>
          <w:szCs w:val="24"/>
        </w:rPr>
        <w:t xml:space="preserve">American J </w:t>
      </w:r>
      <w:proofErr w:type="spellStart"/>
      <w:r w:rsidRPr="008417AC">
        <w:rPr>
          <w:rFonts w:ascii="Calibri" w:hAnsi="Calibri" w:cs="Calibri"/>
          <w:i/>
          <w:iCs/>
          <w:sz w:val="20"/>
          <w:szCs w:val="24"/>
        </w:rPr>
        <w:t>Primatol</w:t>
      </w:r>
      <w:proofErr w:type="spellEnd"/>
      <w:r w:rsidRPr="008417AC">
        <w:rPr>
          <w:rFonts w:ascii="Calibri" w:hAnsi="Calibri" w:cs="Calibri"/>
          <w:sz w:val="20"/>
          <w:szCs w:val="24"/>
        </w:rPr>
        <w:t xml:space="preserve"> </w:t>
      </w:r>
      <w:r w:rsidRPr="008417AC">
        <w:rPr>
          <w:rFonts w:ascii="Calibri" w:hAnsi="Calibri" w:cs="Calibri"/>
          <w:b/>
          <w:bCs/>
          <w:sz w:val="20"/>
          <w:szCs w:val="24"/>
        </w:rPr>
        <w:t>76</w:t>
      </w:r>
      <w:r w:rsidRPr="008417AC">
        <w:rPr>
          <w:rFonts w:ascii="Calibri" w:hAnsi="Calibri" w:cs="Calibri"/>
          <w:sz w:val="20"/>
          <w:szCs w:val="24"/>
        </w:rPr>
        <w:t>, 347–354 (2014).</w:t>
      </w:r>
    </w:p>
    <w:p w14:paraId="173422D7"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44.</w:t>
      </w:r>
      <w:r w:rsidRPr="008417AC">
        <w:rPr>
          <w:rFonts w:ascii="Calibri" w:hAnsi="Calibri" w:cs="Calibri"/>
          <w:sz w:val="20"/>
          <w:szCs w:val="24"/>
        </w:rPr>
        <w:tab/>
        <w:t>Bernardo-</w:t>
      </w:r>
      <w:proofErr w:type="spellStart"/>
      <w:r w:rsidRPr="008417AC">
        <w:rPr>
          <w:rFonts w:ascii="Calibri" w:hAnsi="Calibri" w:cs="Calibri"/>
          <w:sz w:val="20"/>
          <w:szCs w:val="24"/>
        </w:rPr>
        <w:t>Cravo</w:t>
      </w:r>
      <w:proofErr w:type="spellEnd"/>
      <w:r w:rsidRPr="008417AC">
        <w:rPr>
          <w:rFonts w:ascii="Calibri" w:hAnsi="Calibri" w:cs="Calibri"/>
          <w:sz w:val="20"/>
          <w:szCs w:val="24"/>
        </w:rPr>
        <w:t xml:space="preserve">, A.P., </w:t>
      </w:r>
      <w:proofErr w:type="spellStart"/>
      <w:r w:rsidRPr="008417AC">
        <w:rPr>
          <w:rFonts w:ascii="Calibri" w:hAnsi="Calibri" w:cs="Calibri"/>
          <w:sz w:val="20"/>
          <w:szCs w:val="24"/>
        </w:rPr>
        <w:t>Schmeller</w:t>
      </w:r>
      <w:proofErr w:type="spellEnd"/>
      <w:r w:rsidRPr="008417AC">
        <w:rPr>
          <w:rFonts w:ascii="Calibri" w:hAnsi="Calibri" w:cs="Calibri"/>
          <w:sz w:val="20"/>
          <w:szCs w:val="24"/>
        </w:rPr>
        <w:t xml:space="preserve">, D.S., </w:t>
      </w:r>
      <w:proofErr w:type="spellStart"/>
      <w:r w:rsidRPr="008417AC">
        <w:rPr>
          <w:rFonts w:ascii="Calibri" w:hAnsi="Calibri" w:cs="Calibri"/>
          <w:sz w:val="20"/>
          <w:szCs w:val="24"/>
        </w:rPr>
        <w:t>Chatzinotas</w:t>
      </w:r>
      <w:proofErr w:type="spellEnd"/>
      <w:r w:rsidRPr="008417AC">
        <w:rPr>
          <w:rFonts w:ascii="Calibri" w:hAnsi="Calibri" w:cs="Calibri"/>
          <w:sz w:val="20"/>
          <w:szCs w:val="24"/>
        </w:rPr>
        <w:t xml:space="preserve">, A., Vredenburg, V.T. &amp; </w:t>
      </w:r>
      <w:proofErr w:type="spellStart"/>
      <w:r w:rsidRPr="008417AC">
        <w:rPr>
          <w:rFonts w:ascii="Calibri" w:hAnsi="Calibri" w:cs="Calibri"/>
          <w:sz w:val="20"/>
          <w:szCs w:val="24"/>
        </w:rPr>
        <w:t>Loyau</w:t>
      </w:r>
      <w:proofErr w:type="spellEnd"/>
      <w:r w:rsidRPr="008417AC">
        <w:rPr>
          <w:rFonts w:ascii="Calibri" w:hAnsi="Calibri" w:cs="Calibri"/>
          <w:sz w:val="20"/>
          <w:szCs w:val="24"/>
        </w:rPr>
        <w:t xml:space="preserve">, A. </w:t>
      </w:r>
      <w:r w:rsidRPr="008417AC">
        <w:rPr>
          <w:rFonts w:ascii="Calibri" w:hAnsi="Calibri" w:cs="Calibri"/>
          <w:i/>
          <w:iCs/>
          <w:sz w:val="20"/>
          <w:szCs w:val="24"/>
        </w:rPr>
        <w:t>Trends in Parasitology</w:t>
      </w:r>
      <w:r w:rsidRPr="008417AC">
        <w:rPr>
          <w:rFonts w:ascii="Calibri" w:hAnsi="Calibri" w:cs="Calibri"/>
          <w:sz w:val="20"/>
          <w:szCs w:val="24"/>
        </w:rPr>
        <w:t xml:space="preserve"> </w:t>
      </w:r>
      <w:r w:rsidRPr="008417AC">
        <w:rPr>
          <w:rFonts w:ascii="Calibri" w:hAnsi="Calibri" w:cs="Calibri"/>
          <w:b/>
          <w:bCs/>
          <w:sz w:val="20"/>
          <w:szCs w:val="24"/>
        </w:rPr>
        <w:t>36</w:t>
      </w:r>
      <w:r w:rsidRPr="008417AC">
        <w:rPr>
          <w:rFonts w:ascii="Calibri" w:hAnsi="Calibri" w:cs="Calibri"/>
          <w:sz w:val="20"/>
          <w:szCs w:val="24"/>
        </w:rPr>
        <w:t>, 616–633 (2020).</w:t>
      </w:r>
    </w:p>
    <w:p w14:paraId="4629450F"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45.</w:t>
      </w:r>
      <w:r w:rsidRPr="008417AC">
        <w:rPr>
          <w:rFonts w:ascii="Calibri" w:hAnsi="Calibri" w:cs="Calibri"/>
          <w:sz w:val="20"/>
          <w:szCs w:val="24"/>
        </w:rPr>
        <w:tab/>
      </w:r>
      <w:proofErr w:type="spellStart"/>
      <w:r w:rsidRPr="008417AC">
        <w:rPr>
          <w:rFonts w:ascii="Calibri" w:hAnsi="Calibri" w:cs="Calibri"/>
          <w:sz w:val="20"/>
          <w:szCs w:val="24"/>
        </w:rPr>
        <w:t>Eby</w:t>
      </w:r>
      <w:proofErr w:type="spellEnd"/>
      <w:r w:rsidRPr="008417AC">
        <w:rPr>
          <w:rFonts w:ascii="Calibri" w:hAnsi="Calibri" w:cs="Calibri"/>
          <w:sz w:val="20"/>
          <w:szCs w:val="24"/>
        </w:rPr>
        <w:t xml:space="preserve">, P. et al. </w:t>
      </w:r>
      <w:r w:rsidRPr="008417AC">
        <w:rPr>
          <w:rFonts w:ascii="Calibri" w:hAnsi="Calibri" w:cs="Calibri"/>
          <w:i/>
          <w:iCs/>
          <w:sz w:val="20"/>
          <w:szCs w:val="24"/>
        </w:rPr>
        <w:t>Nature</w:t>
      </w:r>
      <w:r w:rsidRPr="008417AC">
        <w:rPr>
          <w:rFonts w:ascii="Calibri" w:hAnsi="Calibri" w:cs="Calibri"/>
          <w:sz w:val="20"/>
          <w:szCs w:val="24"/>
        </w:rPr>
        <w:t xml:space="preserve"> </w:t>
      </w:r>
      <w:r w:rsidRPr="008417AC">
        <w:rPr>
          <w:rFonts w:ascii="Calibri" w:hAnsi="Calibri" w:cs="Calibri"/>
          <w:b/>
          <w:bCs/>
          <w:sz w:val="20"/>
          <w:szCs w:val="24"/>
        </w:rPr>
        <w:t>613</w:t>
      </w:r>
      <w:r w:rsidRPr="008417AC">
        <w:rPr>
          <w:rFonts w:ascii="Calibri" w:hAnsi="Calibri" w:cs="Calibri"/>
          <w:sz w:val="20"/>
          <w:szCs w:val="24"/>
        </w:rPr>
        <w:t>, 340–344 (2023).</w:t>
      </w:r>
    </w:p>
    <w:p w14:paraId="384B17B5" w14:textId="77777777" w:rsidR="008417AC" w:rsidRPr="008417AC" w:rsidRDefault="008417AC" w:rsidP="008417AC">
      <w:pPr>
        <w:pStyle w:val="Literaturverzeichnis"/>
        <w:rPr>
          <w:rFonts w:ascii="Calibri" w:hAnsi="Calibri" w:cs="Calibri"/>
          <w:sz w:val="20"/>
          <w:szCs w:val="24"/>
        </w:rPr>
      </w:pPr>
      <w:r w:rsidRPr="008417AC">
        <w:rPr>
          <w:rFonts w:ascii="Calibri" w:hAnsi="Calibri" w:cs="Calibri"/>
          <w:sz w:val="20"/>
          <w:szCs w:val="24"/>
        </w:rPr>
        <w:t>46.</w:t>
      </w:r>
      <w:r w:rsidRPr="008417AC">
        <w:rPr>
          <w:rFonts w:ascii="Calibri" w:hAnsi="Calibri" w:cs="Calibri"/>
          <w:sz w:val="20"/>
          <w:szCs w:val="24"/>
        </w:rPr>
        <w:tab/>
        <w:t xml:space="preserve">Sokol, H. et al. </w:t>
      </w:r>
      <w:r w:rsidRPr="008417AC">
        <w:rPr>
          <w:rFonts w:ascii="Calibri" w:hAnsi="Calibri" w:cs="Calibri"/>
          <w:i/>
          <w:iCs/>
          <w:sz w:val="20"/>
          <w:szCs w:val="24"/>
        </w:rPr>
        <w:t>Gut Microbes</w:t>
      </w:r>
      <w:r w:rsidRPr="008417AC">
        <w:rPr>
          <w:rFonts w:ascii="Calibri" w:hAnsi="Calibri" w:cs="Calibri"/>
          <w:sz w:val="20"/>
          <w:szCs w:val="24"/>
        </w:rPr>
        <w:t xml:space="preserve"> </w:t>
      </w:r>
      <w:r w:rsidRPr="008417AC">
        <w:rPr>
          <w:rFonts w:ascii="Calibri" w:hAnsi="Calibri" w:cs="Calibri"/>
          <w:b/>
          <w:bCs/>
          <w:sz w:val="20"/>
          <w:szCs w:val="24"/>
        </w:rPr>
        <w:t>13</w:t>
      </w:r>
      <w:r w:rsidRPr="008417AC">
        <w:rPr>
          <w:rFonts w:ascii="Calibri" w:hAnsi="Calibri" w:cs="Calibri"/>
          <w:sz w:val="20"/>
          <w:szCs w:val="24"/>
        </w:rPr>
        <w:t>, 1893113</w:t>
      </w:r>
    </w:p>
    <w:p w14:paraId="58E78281" w14:textId="33D94AA1" w:rsidR="0097422E" w:rsidRPr="0097422E" w:rsidRDefault="0097422E">
      <w:pPr>
        <w:rPr>
          <w:rFonts w:ascii="Arial" w:hAnsi="Arial" w:cs="Arial"/>
          <w:sz w:val="20"/>
          <w:szCs w:val="20"/>
        </w:rPr>
      </w:pPr>
      <w:r>
        <w:rPr>
          <w:rFonts w:ascii="Arial" w:hAnsi="Arial" w:cs="Arial"/>
          <w:sz w:val="20"/>
          <w:szCs w:val="20"/>
        </w:rPr>
        <w:fldChar w:fldCharType="end"/>
      </w:r>
    </w:p>
    <w:sectPr w:rsidR="0097422E" w:rsidRPr="0097422E" w:rsidSect="00C337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omink_S">
    <w15:presenceInfo w15:providerId="Windows Live" w15:userId="4a432352e8b0a1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0DE"/>
    <w:rsid w:val="00001E98"/>
    <w:rsid w:val="00004421"/>
    <w:rsid w:val="00047C11"/>
    <w:rsid w:val="00060B95"/>
    <w:rsid w:val="000800DE"/>
    <w:rsid w:val="00081169"/>
    <w:rsid w:val="00082A64"/>
    <w:rsid w:val="000A122D"/>
    <w:rsid w:val="000B3075"/>
    <w:rsid w:val="000C3050"/>
    <w:rsid w:val="000E3D97"/>
    <w:rsid w:val="00120EBB"/>
    <w:rsid w:val="0019139B"/>
    <w:rsid w:val="001B058B"/>
    <w:rsid w:val="001B3304"/>
    <w:rsid w:val="001B5EEB"/>
    <w:rsid w:val="001C4E16"/>
    <w:rsid w:val="001C579A"/>
    <w:rsid w:val="001E3EE6"/>
    <w:rsid w:val="002015D8"/>
    <w:rsid w:val="00210F87"/>
    <w:rsid w:val="0025235B"/>
    <w:rsid w:val="002546DF"/>
    <w:rsid w:val="00277641"/>
    <w:rsid w:val="0028144E"/>
    <w:rsid w:val="002B34B3"/>
    <w:rsid w:val="002B4B60"/>
    <w:rsid w:val="002C605A"/>
    <w:rsid w:val="002D4390"/>
    <w:rsid w:val="002E2BFF"/>
    <w:rsid w:val="002F61F6"/>
    <w:rsid w:val="0031628B"/>
    <w:rsid w:val="00362CF5"/>
    <w:rsid w:val="003D561A"/>
    <w:rsid w:val="00407BA1"/>
    <w:rsid w:val="00431C4B"/>
    <w:rsid w:val="00481A05"/>
    <w:rsid w:val="004A4679"/>
    <w:rsid w:val="004A67E7"/>
    <w:rsid w:val="004B2469"/>
    <w:rsid w:val="004B7AE8"/>
    <w:rsid w:val="004C792D"/>
    <w:rsid w:val="004C7CC8"/>
    <w:rsid w:val="005064AD"/>
    <w:rsid w:val="00541FAD"/>
    <w:rsid w:val="00562036"/>
    <w:rsid w:val="0056760E"/>
    <w:rsid w:val="00574E76"/>
    <w:rsid w:val="005B4B30"/>
    <w:rsid w:val="006128A2"/>
    <w:rsid w:val="00644C80"/>
    <w:rsid w:val="00656977"/>
    <w:rsid w:val="00673CDB"/>
    <w:rsid w:val="006914A6"/>
    <w:rsid w:val="006915E5"/>
    <w:rsid w:val="006A57C3"/>
    <w:rsid w:val="006C79B3"/>
    <w:rsid w:val="006D5C9C"/>
    <w:rsid w:val="006E7C61"/>
    <w:rsid w:val="00704DA4"/>
    <w:rsid w:val="0071648F"/>
    <w:rsid w:val="007201F9"/>
    <w:rsid w:val="00737D2D"/>
    <w:rsid w:val="00776E9B"/>
    <w:rsid w:val="007C78A1"/>
    <w:rsid w:val="007E549D"/>
    <w:rsid w:val="00822B71"/>
    <w:rsid w:val="00840536"/>
    <w:rsid w:val="0084093D"/>
    <w:rsid w:val="008417AC"/>
    <w:rsid w:val="00860F05"/>
    <w:rsid w:val="0086306A"/>
    <w:rsid w:val="0087481B"/>
    <w:rsid w:val="00876827"/>
    <w:rsid w:val="00877701"/>
    <w:rsid w:val="008A0062"/>
    <w:rsid w:val="008D2D16"/>
    <w:rsid w:val="008D4147"/>
    <w:rsid w:val="008E1628"/>
    <w:rsid w:val="008F458C"/>
    <w:rsid w:val="0092548E"/>
    <w:rsid w:val="009728D2"/>
    <w:rsid w:val="0097422E"/>
    <w:rsid w:val="00982615"/>
    <w:rsid w:val="009852C7"/>
    <w:rsid w:val="009B1DB2"/>
    <w:rsid w:val="009D6FA4"/>
    <w:rsid w:val="009E1F11"/>
    <w:rsid w:val="00A70DF4"/>
    <w:rsid w:val="00A84E66"/>
    <w:rsid w:val="00A93900"/>
    <w:rsid w:val="00AA6D6C"/>
    <w:rsid w:val="00AB3AA7"/>
    <w:rsid w:val="00B01557"/>
    <w:rsid w:val="00B228AC"/>
    <w:rsid w:val="00B35BA0"/>
    <w:rsid w:val="00B66C6B"/>
    <w:rsid w:val="00BA6E6C"/>
    <w:rsid w:val="00BD112C"/>
    <w:rsid w:val="00C02EDD"/>
    <w:rsid w:val="00C144F4"/>
    <w:rsid w:val="00C3372D"/>
    <w:rsid w:val="00C45A68"/>
    <w:rsid w:val="00C62715"/>
    <w:rsid w:val="00C841F5"/>
    <w:rsid w:val="00CC436A"/>
    <w:rsid w:val="00CD4A2E"/>
    <w:rsid w:val="00CE6AF5"/>
    <w:rsid w:val="00CF77DC"/>
    <w:rsid w:val="00D12124"/>
    <w:rsid w:val="00D124A5"/>
    <w:rsid w:val="00D2087A"/>
    <w:rsid w:val="00D20EEE"/>
    <w:rsid w:val="00D36E46"/>
    <w:rsid w:val="00DA7425"/>
    <w:rsid w:val="00DB2A23"/>
    <w:rsid w:val="00E068FE"/>
    <w:rsid w:val="00E07EA4"/>
    <w:rsid w:val="00E179E8"/>
    <w:rsid w:val="00E33252"/>
    <w:rsid w:val="00E338DC"/>
    <w:rsid w:val="00E81979"/>
    <w:rsid w:val="00E84270"/>
    <w:rsid w:val="00E872F2"/>
    <w:rsid w:val="00E95B85"/>
    <w:rsid w:val="00E97C90"/>
    <w:rsid w:val="00EA5F86"/>
    <w:rsid w:val="00EC0BCA"/>
    <w:rsid w:val="00EE14F1"/>
    <w:rsid w:val="00EE3C12"/>
    <w:rsid w:val="00F0679B"/>
    <w:rsid w:val="00F46D7B"/>
    <w:rsid w:val="00F831CF"/>
    <w:rsid w:val="00FE4B3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DA37E"/>
  <w15:chartTrackingRefBased/>
  <w15:docId w15:val="{914505C1-FE93-41FF-9C00-37B69FDD7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uiPriority w:val="99"/>
    <w:semiHidden/>
    <w:unhideWhenUsed/>
    <w:rsid w:val="00F0679B"/>
    <w:rPr>
      <w:sz w:val="16"/>
      <w:szCs w:val="16"/>
    </w:rPr>
  </w:style>
  <w:style w:type="paragraph" w:styleId="Kommentartext">
    <w:name w:val="annotation text"/>
    <w:basedOn w:val="Standard"/>
    <w:link w:val="KommentartextZchn"/>
    <w:uiPriority w:val="99"/>
    <w:semiHidden/>
    <w:unhideWhenUsed/>
    <w:rsid w:val="00F0679B"/>
    <w:pPr>
      <w:spacing w:after="0" w:line="240" w:lineRule="auto"/>
    </w:pPr>
    <w:rPr>
      <w:rFonts w:ascii="Times New Roman" w:eastAsia="Times New Roman" w:hAnsi="Times New Roman" w:cs="Times New Roman"/>
      <w:sz w:val="20"/>
      <w:szCs w:val="20"/>
      <w:lang w:val="en-US"/>
    </w:rPr>
  </w:style>
  <w:style w:type="character" w:customStyle="1" w:styleId="KommentartextZchn">
    <w:name w:val="Kommentartext Zchn"/>
    <w:basedOn w:val="Absatz-Standardschriftart"/>
    <w:link w:val="Kommentartext"/>
    <w:uiPriority w:val="99"/>
    <w:semiHidden/>
    <w:rsid w:val="00F0679B"/>
    <w:rPr>
      <w:rFonts w:ascii="Times New Roman" w:eastAsia="Times New Roman" w:hAnsi="Times New Roman" w:cs="Times New Roman"/>
      <w:sz w:val="20"/>
      <w:szCs w:val="20"/>
      <w:lang w:val="en-US"/>
    </w:rPr>
  </w:style>
  <w:style w:type="paragraph" w:styleId="Sprechblasentext">
    <w:name w:val="Balloon Text"/>
    <w:basedOn w:val="Standard"/>
    <w:link w:val="SprechblasentextZchn"/>
    <w:uiPriority w:val="99"/>
    <w:semiHidden/>
    <w:unhideWhenUsed/>
    <w:rsid w:val="00F0679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0679B"/>
    <w:rPr>
      <w:rFonts w:ascii="Segoe UI" w:hAnsi="Segoe UI" w:cs="Segoe UI"/>
      <w:sz w:val="18"/>
      <w:szCs w:val="18"/>
    </w:rPr>
  </w:style>
  <w:style w:type="paragraph" w:styleId="Literaturverzeichnis">
    <w:name w:val="Bibliography"/>
    <w:basedOn w:val="Standard"/>
    <w:next w:val="Standard"/>
    <w:uiPriority w:val="37"/>
    <w:unhideWhenUsed/>
    <w:rsid w:val="0097422E"/>
    <w:pPr>
      <w:tabs>
        <w:tab w:val="left" w:pos="384"/>
      </w:tabs>
      <w:spacing w:after="0" w:line="240" w:lineRule="auto"/>
      <w:ind w:left="384" w:hanging="384"/>
    </w:pPr>
  </w:style>
  <w:style w:type="paragraph" w:styleId="Kommentarthema">
    <w:name w:val="annotation subject"/>
    <w:basedOn w:val="Kommentartext"/>
    <w:next w:val="Kommentartext"/>
    <w:link w:val="KommentarthemaZchn"/>
    <w:uiPriority w:val="99"/>
    <w:semiHidden/>
    <w:unhideWhenUsed/>
    <w:rsid w:val="002C605A"/>
    <w:pPr>
      <w:spacing w:after="160"/>
    </w:pPr>
    <w:rPr>
      <w:rFonts w:asciiTheme="minorHAnsi" w:eastAsiaTheme="minorHAnsi" w:hAnsiTheme="minorHAnsi" w:cstheme="minorBidi"/>
      <w:b/>
      <w:bCs/>
      <w:lang w:val="en-GB"/>
    </w:rPr>
  </w:style>
  <w:style w:type="character" w:customStyle="1" w:styleId="KommentarthemaZchn">
    <w:name w:val="Kommentarthema Zchn"/>
    <w:basedOn w:val="KommentartextZchn"/>
    <w:link w:val="Kommentarthema"/>
    <w:uiPriority w:val="99"/>
    <w:semiHidden/>
    <w:rsid w:val="002C605A"/>
    <w:rPr>
      <w:rFonts w:ascii="Times New Roman" w:eastAsia="Times New Roman" w:hAnsi="Times New Roman" w:cs="Times New Roman"/>
      <w:b/>
      <w:bCs/>
      <w:sz w:val="20"/>
      <w:szCs w:val="20"/>
      <w:lang w:val="en-US"/>
    </w:rPr>
  </w:style>
  <w:style w:type="character" w:styleId="Hyperlink">
    <w:name w:val="Hyperlink"/>
    <w:basedOn w:val="Absatz-Standardschriftart"/>
    <w:uiPriority w:val="99"/>
    <w:semiHidden/>
    <w:unhideWhenUsed/>
    <w:rsid w:val="00D36E46"/>
    <w:rPr>
      <w:color w:val="0000FF"/>
      <w:u w:val="single"/>
    </w:rPr>
  </w:style>
  <w:style w:type="paragraph" w:styleId="berarbeitung">
    <w:name w:val="Revision"/>
    <w:hidden/>
    <w:uiPriority w:val="99"/>
    <w:semiHidden/>
    <w:rsid w:val="00E07EA4"/>
    <w:pPr>
      <w:spacing w:after="0" w:line="240" w:lineRule="auto"/>
    </w:pPr>
  </w:style>
  <w:style w:type="character" w:styleId="BesuchterLink">
    <w:name w:val="FollowedHyperlink"/>
    <w:basedOn w:val="Absatz-Standardschriftart"/>
    <w:uiPriority w:val="99"/>
    <w:semiHidden/>
    <w:unhideWhenUsed/>
    <w:rsid w:val="00E07E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tif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0CE75-66AF-4F07-8426-7ED81C630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9</Pages>
  <Words>34162</Words>
  <Characters>194729</Characters>
  <Application>Microsoft Office Word</Application>
  <DocSecurity>0</DocSecurity>
  <Lines>1622</Lines>
  <Paragraphs>456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Domink_S</dc:creator>
  <cp:keywords/>
  <dc:description/>
  <cp:lastModifiedBy>Domink_S</cp:lastModifiedBy>
  <cp:revision>12</cp:revision>
  <dcterms:created xsi:type="dcterms:W3CDTF">2024-04-09T07:20:00Z</dcterms:created>
  <dcterms:modified xsi:type="dcterms:W3CDTF">2024-04-22T05:16:00Z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id="cbLzsIIj"/&gt;&lt;style id="http://www.zotero.org/styles/nature-neuroscience-brief-communications" hasBibliography="1" bibliographyStyleHasBeenSet="1"/&gt;&lt;prefs&gt;&lt;pref name="fieldType" value="Field"/&gt;&lt;/pr</vt:lpwstr>
  </property>
  <property fmtid="{D5CDD505-2E9C-101B-9397-08002B2CF9AE}" pid="3" name="ZOTERO_PREF_2">
    <vt:lpwstr>efs&gt;&lt;/data&gt;</vt:lpwstr>
  </property>
</Properties>
</file>